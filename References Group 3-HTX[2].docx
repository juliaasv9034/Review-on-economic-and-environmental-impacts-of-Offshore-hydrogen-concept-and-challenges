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353046" w14:textId="27FB8576" w:rsidR="00CB1A73" w:rsidRPr="000D3FAC" w:rsidRDefault="18C60896">
      <w:pPr>
        <w:rPr>
          <w:sz w:val="32"/>
          <w:szCs w:val="32"/>
        </w:rPr>
      </w:pPr>
      <w:r w:rsidRPr="18C60896">
        <w:rPr>
          <w:sz w:val="32"/>
          <w:szCs w:val="32"/>
        </w:rPr>
        <w:t>References</w:t>
      </w:r>
    </w:p>
    <w:p w14:paraId="6289A21A" w14:textId="77777777" w:rsidR="00990223" w:rsidRPr="0057637D" w:rsidRDefault="00990223" w:rsidP="009902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</w:pPr>
      <w:r w:rsidRPr="00990223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Kumar, S., Arzaghi, E., Baalisampang, T., Garaniya, V., &amp; Abbassi, R. (2023). </w:t>
      </w:r>
      <w:r w:rsidRPr="0057637D"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  <w:t xml:space="preserve">Insights into decision-making for offshore green hydrogen infrastructure developments. </w:t>
      </w:r>
      <w:r w:rsidRPr="0057637D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pt-PT"/>
        </w:rPr>
        <w:t>Process Safety and Environmental Protection</w:t>
      </w:r>
      <w:r w:rsidRPr="0057637D"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  <w:t xml:space="preserve">, </w:t>
      </w:r>
      <w:r w:rsidRPr="0057637D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pt-PT"/>
        </w:rPr>
        <w:t>174</w:t>
      </w:r>
      <w:r w:rsidRPr="0057637D"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  <w:t xml:space="preserve">, 805–817. </w:t>
      </w:r>
      <w:r w:rsidR="00EF1147">
        <w:fldChar w:fldCharType="begin"/>
      </w:r>
      <w:r w:rsidR="00EF1147" w:rsidRPr="009E084F">
        <w:rPr>
          <w:lang w:val="en-US"/>
          <w:rPrChange w:id="0" w:author="Júlia Alves" w:date="2025-03-15T12:47:00Z">
            <w:rPr/>
          </w:rPrChange>
        </w:rPr>
        <w:instrText xml:space="preserve"> HYPERLINK "https://doi.org/10.1016/J.PSEP.2023.04.042" </w:instrText>
      </w:r>
      <w:r w:rsidR="00EF1147">
        <w:fldChar w:fldCharType="separate"/>
      </w:r>
      <w:r w:rsidRPr="0057637D">
        <w:rPr>
          <w:rStyle w:val="Hyperlink"/>
          <w:rFonts w:ascii="Times New Roman" w:eastAsia="Times New Roman" w:hAnsi="Times New Roman" w:cs="Times New Roman"/>
          <w:sz w:val="24"/>
          <w:szCs w:val="24"/>
          <w:lang w:val="en-GB" w:eastAsia="pt-PT"/>
        </w:rPr>
        <w:t>https://doi.org/10.1016/J.PSEP.2023.04.042</w:t>
      </w:r>
      <w:r w:rsidR="00EF1147">
        <w:rPr>
          <w:rStyle w:val="Hyperlink"/>
          <w:rFonts w:ascii="Times New Roman" w:eastAsia="Times New Roman" w:hAnsi="Times New Roman" w:cs="Times New Roman"/>
          <w:sz w:val="24"/>
          <w:szCs w:val="24"/>
          <w:lang w:val="en-GB" w:eastAsia="pt-PT"/>
        </w:rPr>
        <w:fldChar w:fldCharType="end"/>
      </w:r>
    </w:p>
    <w:p w14:paraId="551CB3E2" w14:textId="77777777" w:rsidR="00990223" w:rsidRPr="0057637D" w:rsidRDefault="00990223" w:rsidP="009902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</w:pPr>
    </w:p>
    <w:p w14:paraId="492DC948" w14:textId="77777777" w:rsidR="00990223" w:rsidRPr="0057637D" w:rsidRDefault="00990223" w:rsidP="009902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</w:pPr>
      <w:r w:rsidRPr="0057637D"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  <w:t xml:space="preserve">Wang, Z., Wang, H., Sant, T., Zhao, Z., Carriveau, R., Ting, D. S. K., Li, P., Zhang, T., &amp; Xiong, W. (2024). Subsea energy storage as an enabler for floating offshore wind hydrogen production: Review and perspective. </w:t>
      </w:r>
      <w:r w:rsidRPr="0057637D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pt-PT"/>
        </w:rPr>
        <w:t>International Journal of Hydrogen Energy</w:t>
      </w:r>
      <w:r w:rsidRPr="0057637D"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  <w:t xml:space="preserve">, </w:t>
      </w:r>
      <w:r w:rsidRPr="0057637D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pt-PT"/>
        </w:rPr>
        <w:t>71</w:t>
      </w:r>
      <w:r w:rsidRPr="0057637D"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  <w:t xml:space="preserve">, 1266–1282. </w:t>
      </w:r>
      <w:r w:rsidR="00EF1147">
        <w:fldChar w:fldCharType="begin"/>
      </w:r>
      <w:r w:rsidR="00EF1147" w:rsidRPr="009E084F">
        <w:rPr>
          <w:lang w:val="en-US"/>
          <w:rPrChange w:id="1" w:author="Júlia Alves" w:date="2025-03-15T12:47:00Z">
            <w:rPr/>
          </w:rPrChange>
        </w:rPr>
        <w:instrText xml:space="preserve"> HYPERLINK "https://doi.org/10.1016/J.IJHYDENE.2024.05.329" </w:instrText>
      </w:r>
      <w:r w:rsidR="00EF1147">
        <w:fldChar w:fldCharType="separate"/>
      </w:r>
      <w:r w:rsidR="000D3FAC" w:rsidRPr="0057637D">
        <w:rPr>
          <w:rStyle w:val="Hyperlink"/>
          <w:rFonts w:ascii="Times New Roman" w:eastAsia="Times New Roman" w:hAnsi="Times New Roman" w:cs="Times New Roman"/>
          <w:sz w:val="24"/>
          <w:szCs w:val="24"/>
          <w:lang w:val="en-GB" w:eastAsia="pt-PT"/>
        </w:rPr>
        <w:t>https://doi.org/10.1016/J.IJHYDENE.2024.05.329</w:t>
      </w:r>
      <w:r w:rsidR="00EF1147">
        <w:rPr>
          <w:rStyle w:val="Hyperlink"/>
          <w:rFonts w:ascii="Times New Roman" w:eastAsia="Times New Roman" w:hAnsi="Times New Roman" w:cs="Times New Roman"/>
          <w:sz w:val="24"/>
          <w:szCs w:val="24"/>
          <w:lang w:val="en-GB" w:eastAsia="pt-PT"/>
        </w:rPr>
        <w:fldChar w:fldCharType="end"/>
      </w:r>
    </w:p>
    <w:p w14:paraId="7C8FA35F" w14:textId="77777777" w:rsidR="000D3FAC" w:rsidRPr="0057637D" w:rsidRDefault="000D3FAC" w:rsidP="009902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</w:pPr>
    </w:p>
    <w:p w14:paraId="2D7B7A02" w14:textId="738A751A" w:rsidR="000D3FAC" w:rsidRPr="0057637D" w:rsidRDefault="000D3FAC" w:rsidP="000D3F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</w:pPr>
      <w:r w:rsidRPr="0057637D"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  <w:t xml:space="preserve">Donkers, K. M. (2020). </w:t>
      </w:r>
      <w:r w:rsidRPr="0057637D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pt-PT"/>
        </w:rPr>
        <w:t>Hydrogen production on offshore platforms. A techno-economic analysis</w:t>
      </w:r>
      <w:ins w:id="2" w:author="Haitong Xu" w:date="2025-03-09T15:32:00Z">
        <w:r w:rsidR="00A97682">
          <w:rPr>
            <w:rFonts w:ascii="SimSun" w:hAnsi="SimSun" w:cs="SimSun"/>
            <w:i/>
            <w:iCs/>
            <w:sz w:val="24"/>
            <w:szCs w:val="24"/>
            <w:lang w:val="en-GB" w:eastAsia="zh-CN"/>
          </w:rPr>
          <w:t xml:space="preserve">, </w:t>
        </w:r>
      </w:ins>
      <w:ins w:id="3" w:author="Haitong Xu" w:date="2025-03-09T15:31:00Z">
        <w:r w:rsidR="00A97682" w:rsidRPr="00A97682">
          <w:rPr>
            <w:rFonts w:ascii="Times New Roman" w:eastAsia="Times New Roman" w:hAnsi="Times New Roman" w:cs="Times New Roman"/>
            <w:sz w:val="24"/>
            <w:szCs w:val="24"/>
            <w:lang w:val="en-GB" w:eastAsia="pt-PT"/>
            <w:rPrChange w:id="4" w:author="Haitong Xu" w:date="2025-03-09T15:32:00Z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GB" w:eastAsia="pt-PT"/>
              </w:rPr>
            </w:rPrChange>
          </w:rPr>
          <w:t>Master’s Thesis</w:t>
        </w:r>
        <w:r w:rsidR="00A97682" w:rsidRPr="00A97682">
          <w:rPr>
            <w:rFonts w:ascii="Times New Roman" w:hAnsi="Times New Roman" w:cs="Times New Roman"/>
            <w:sz w:val="24"/>
            <w:szCs w:val="24"/>
            <w:lang w:val="en-GB" w:eastAsia="zh-CN"/>
            <w:rPrChange w:id="5" w:author="Haitong Xu" w:date="2025-03-09T15:32:00Z">
              <w:rPr>
                <w:rFonts w:ascii="SimSun" w:hAnsi="SimSun" w:cs="SimSun"/>
                <w:i/>
                <w:iCs/>
                <w:sz w:val="24"/>
                <w:szCs w:val="24"/>
                <w:lang w:val="en-GB" w:eastAsia="zh-CN"/>
              </w:rPr>
            </w:rPrChange>
          </w:rPr>
          <w:t xml:space="preserve">, </w:t>
        </w:r>
      </w:ins>
      <w:ins w:id="6" w:author="Haitong Xu" w:date="2025-03-09T15:32:00Z">
        <w:r w:rsidR="00A97682" w:rsidRPr="00A97682">
          <w:rPr>
            <w:rFonts w:ascii="Times New Roman" w:hAnsi="Times New Roman" w:cs="Times New Roman"/>
            <w:sz w:val="24"/>
            <w:szCs w:val="24"/>
            <w:lang w:val="en-GB" w:eastAsia="zh-CN"/>
            <w:rPrChange w:id="7" w:author="Haitong Xu" w:date="2025-03-09T15:32:00Z">
              <w:rPr>
                <w:rFonts w:ascii="SimSun" w:hAnsi="SimSun" w:cs="SimSun"/>
                <w:i/>
                <w:iCs/>
                <w:sz w:val="24"/>
                <w:szCs w:val="24"/>
                <w:lang w:val="en-GB" w:eastAsia="zh-CN"/>
              </w:rPr>
            </w:rPrChange>
          </w:rPr>
          <w:t>Utrecht University</w:t>
        </w:r>
      </w:ins>
      <w:r w:rsidRPr="00A97682">
        <w:rPr>
          <w:rFonts w:ascii="Times New Roman" w:eastAsia="Times New Roman" w:hAnsi="Times New Roman" w:cs="Times New Roman"/>
          <w:sz w:val="24"/>
          <w:szCs w:val="24"/>
          <w:lang w:val="en-GB" w:eastAsia="pt-PT"/>
          <w:rPrChange w:id="8" w:author="Haitong Xu" w:date="2025-03-09T15:32:00Z">
            <w:rPr>
              <w:rFonts w:ascii="Times New Roman" w:eastAsia="Times New Roman" w:hAnsi="Times New Roman" w:cs="Times New Roman"/>
              <w:i/>
              <w:iCs/>
              <w:sz w:val="24"/>
              <w:szCs w:val="24"/>
              <w:lang w:val="en-GB" w:eastAsia="pt-PT"/>
            </w:rPr>
          </w:rPrChange>
        </w:rPr>
        <w:t>.</w:t>
      </w:r>
      <w:ins w:id="9" w:author="Haitong Xu" w:date="2025-03-09T15:32:00Z">
        <w:r w:rsidR="00A97682" w:rsidRPr="00A97682">
          <w:rPr>
            <w:lang w:val="en-GB"/>
            <w:rPrChange w:id="10" w:author="Haitong Xu" w:date="2025-03-09T15:32:00Z">
              <w:rPr/>
            </w:rPrChange>
          </w:rPr>
          <w:t xml:space="preserve"> </w:t>
        </w:r>
      </w:ins>
      <w:del w:id="11" w:author="Haitong Xu" w:date="2025-03-09T15:32:00Z">
        <w:r w:rsidRPr="0057637D" w:rsidDel="00A97682">
          <w:rPr>
            <w:rFonts w:ascii="Times New Roman" w:eastAsia="Times New Roman" w:hAnsi="Times New Roman" w:cs="Times New Roman"/>
            <w:sz w:val="24"/>
            <w:szCs w:val="24"/>
            <w:lang w:val="en-GB" w:eastAsia="pt-PT"/>
          </w:rPr>
          <w:delText xml:space="preserve"> </w:delText>
        </w:r>
      </w:del>
      <w:ins w:id="12" w:author="Haitong Xu" w:date="2025-03-09T15:32:00Z">
        <w:r w:rsidR="00A97682">
          <w:rPr>
            <w:rFonts w:ascii="Times New Roman" w:eastAsia="Times New Roman" w:hAnsi="Times New Roman" w:cs="Times New Roman"/>
            <w:sz w:val="24"/>
            <w:szCs w:val="24"/>
            <w:lang w:val="en-GB" w:eastAsia="pt-PT"/>
          </w:rPr>
          <w:fldChar w:fldCharType="begin"/>
        </w:r>
        <w:r w:rsidR="00A97682">
          <w:rPr>
            <w:rFonts w:ascii="Times New Roman" w:eastAsia="Times New Roman" w:hAnsi="Times New Roman" w:cs="Times New Roman"/>
            <w:sz w:val="24"/>
            <w:szCs w:val="24"/>
            <w:lang w:val="en-GB" w:eastAsia="pt-PT"/>
          </w:rPr>
          <w:instrText>HYPERLINK "</w:instrText>
        </w:r>
      </w:ins>
      <w:r w:rsidR="00A97682" w:rsidRPr="002A5820">
        <w:rPr>
          <w:lang w:val="en-US"/>
          <w:rPrChange w:id="13" w:author="Júlia Alves" w:date="2025-03-15T10:32:00Z">
            <w:rPr>
              <w:rStyle w:val="Hyperlink"/>
              <w:rFonts w:ascii="Times New Roman" w:eastAsia="Times New Roman" w:hAnsi="Times New Roman" w:cs="Times New Roman"/>
              <w:sz w:val="24"/>
              <w:szCs w:val="24"/>
              <w:lang w:val="en-GB" w:eastAsia="pt-PT"/>
            </w:rPr>
          </w:rPrChange>
        </w:rPr>
        <w:instrText>https://studenttheses.uu.nl/handle/20.500.12932/37491</w:instrText>
      </w:r>
      <w:ins w:id="14" w:author="Haitong Xu" w:date="2025-03-09T15:32:00Z">
        <w:r w:rsidR="00A97682">
          <w:rPr>
            <w:rFonts w:ascii="Times New Roman" w:eastAsia="Times New Roman" w:hAnsi="Times New Roman" w:cs="Times New Roman"/>
            <w:sz w:val="24"/>
            <w:szCs w:val="24"/>
            <w:lang w:val="en-GB" w:eastAsia="pt-PT"/>
          </w:rPr>
          <w:instrText>"</w:instrText>
        </w:r>
        <w:r w:rsidR="00A97682">
          <w:rPr>
            <w:rFonts w:ascii="Times New Roman" w:eastAsia="Times New Roman" w:hAnsi="Times New Roman" w:cs="Times New Roman"/>
            <w:sz w:val="24"/>
            <w:szCs w:val="24"/>
            <w:lang w:val="en-GB" w:eastAsia="pt-PT"/>
          </w:rPr>
          <w:fldChar w:fldCharType="separate"/>
        </w:r>
      </w:ins>
      <w:r w:rsidR="00A97682" w:rsidRPr="00A97682">
        <w:rPr>
          <w:rStyle w:val="Hyperlink"/>
          <w:rFonts w:ascii="Times New Roman" w:eastAsia="Times New Roman" w:hAnsi="Times New Roman" w:cs="Times New Roman"/>
          <w:sz w:val="24"/>
          <w:szCs w:val="24"/>
          <w:lang w:val="en-GB" w:eastAsia="pt-PT"/>
        </w:rPr>
        <w:t>https://studenttheses.uu.nl/handle/20.500.12932/37491</w:t>
      </w:r>
      <w:ins w:id="15" w:author="Haitong Xu" w:date="2025-03-09T15:32:00Z">
        <w:r w:rsidR="00A97682">
          <w:rPr>
            <w:rFonts w:ascii="Times New Roman" w:eastAsia="Times New Roman" w:hAnsi="Times New Roman" w:cs="Times New Roman"/>
            <w:sz w:val="24"/>
            <w:szCs w:val="24"/>
            <w:lang w:val="en-GB" w:eastAsia="pt-PT"/>
          </w:rPr>
          <w:fldChar w:fldCharType="end"/>
        </w:r>
      </w:ins>
    </w:p>
    <w:p w14:paraId="75047A5C" w14:textId="77777777" w:rsidR="000D3FAC" w:rsidRPr="0057637D" w:rsidRDefault="000D3FAC" w:rsidP="000D3F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</w:pPr>
    </w:p>
    <w:p w14:paraId="47D7213E" w14:textId="77777777" w:rsidR="000D3FAC" w:rsidRPr="0057637D" w:rsidRDefault="000D3FAC" w:rsidP="000D3F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</w:pPr>
      <w:r w:rsidRPr="0057637D"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  <w:t xml:space="preserve">Zhou, Z., Cai, G., Huang, Y., Bai, R., Nie, S., &amp; Chen, X. (2024). Spatial and temporal evolution of cost-competitive offshore hydrogen in China: A techno-economic analysis. </w:t>
      </w:r>
      <w:r w:rsidRPr="0057637D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pt-PT"/>
        </w:rPr>
        <w:t>Renewable and Sustainable Energy Reviews</w:t>
      </w:r>
      <w:r w:rsidRPr="0057637D"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  <w:t xml:space="preserve">, </w:t>
      </w:r>
      <w:r w:rsidRPr="0057637D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pt-PT"/>
        </w:rPr>
        <w:t>203</w:t>
      </w:r>
      <w:r w:rsidRPr="0057637D"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  <w:t xml:space="preserve">, 114780. </w:t>
      </w:r>
      <w:r w:rsidR="00EF1147">
        <w:fldChar w:fldCharType="begin"/>
      </w:r>
      <w:r w:rsidR="00EF1147" w:rsidRPr="009E084F">
        <w:rPr>
          <w:lang w:val="en-US"/>
          <w:rPrChange w:id="16" w:author="Júlia Alves" w:date="2025-03-15T12:47:00Z">
            <w:rPr/>
          </w:rPrChange>
        </w:rPr>
        <w:instrText xml:space="preserve"> HYPERLINK "https://doi.org/10.1016/J.RSER.2024.114780" </w:instrText>
      </w:r>
      <w:r w:rsidR="00EF1147">
        <w:fldChar w:fldCharType="separate"/>
      </w:r>
      <w:r w:rsidRPr="0057637D">
        <w:rPr>
          <w:rStyle w:val="Hyperlink"/>
          <w:rFonts w:ascii="Times New Roman" w:eastAsia="Times New Roman" w:hAnsi="Times New Roman" w:cs="Times New Roman"/>
          <w:sz w:val="24"/>
          <w:szCs w:val="24"/>
          <w:lang w:val="en-GB" w:eastAsia="pt-PT"/>
        </w:rPr>
        <w:t>https://doi.org/10.1016/J.RSER.2024.114780</w:t>
      </w:r>
      <w:r w:rsidR="00EF1147">
        <w:rPr>
          <w:rStyle w:val="Hyperlink"/>
          <w:rFonts w:ascii="Times New Roman" w:eastAsia="Times New Roman" w:hAnsi="Times New Roman" w:cs="Times New Roman"/>
          <w:sz w:val="24"/>
          <w:szCs w:val="24"/>
          <w:lang w:val="en-GB" w:eastAsia="pt-PT"/>
        </w:rPr>
        <w:fldChar w:fldCharType="end"/>
      </w:r>
    </w:p>
    <w:p w14:paraId="23233140" w14:textId="77777777" w:rsidR="000D3FAC" w:rsidRPr="0057637D" w:rsidRDefault="000D3FAC" w:rsidP="000D3F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</w:pPr>
    </w:p>
    <w:p w14:paraId="1825230B" w14:textId="77777777" w:rsidR="000D3FAC" w:rsidRPr="0057637D" w:rsidRDefault="000D3FAC" w:rsidP="000D3F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</w:pPr>
      <w:r w:rsidRPr="0057637D"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  <w:t xml:space="preserve">Shi, J., Li, J., Li, Y., Usmani, A. S., &amp; Zhang, L. (2024). Numerical investigation of hydrogen vapor cloud explosion from a conceptual offshore hydrogen production platform. </w:t>
      </w:r>
      <w:r w:rsidRPr="0057637D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pt-PT"/>
        </w:rPr>
        <w:t>Journal of Safety and Sustainability</w:t>
      </w:r>
      <w:r w:rsidRPr="0057637D"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  <w:t xml:space="preserve">, </w:t>
      </w:r>
      <w:r w:rsidRPr="0057637D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pt-PT"/>
        </w:rPr>
        <w:t>1</w:t>
      </w:r>
      <w:r w:rsidRPr="0057637D"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  <w:t xml:space="preserve">(4), 189–201. </w:t>
      </w:r>
      <w:r w:rsidR="00EF1147">
        <w:fldChar w:fldCharType="begin"/>
      </w:r>
      <w:r w:rsidR="00EF1147" w:rsidRPr="009E084F">
        <w:rPr>
          <w:lang w:val="en-US"/>
          <w:rPrChange w:id="17" w:author="Júlia Alves" w:date="2025-03-15T12:47:00Z">
            <w:rPr/>
          </w:rPrChange>
        </w:rPr>
        <w:instrText xml:space="preserve"> HYPERLINK "https://doi.org/10.1016/J.JSASUS.2024.11.004" </w:instrText>
      </w:r>
      <w:r w:rsidR="00EF1147">
        <w:fldChar w:fldCharType="separate"/>
      </w:r>
      <w:r w:rsidRPr="0057637D">
        <w:rPr>
          <w:rStyle w:val="Hyperlink"/>
          <w:rFonts w:ascii="Times New Roman" w:eastAsia="Times New Roman" w:hAnsi="Times New Roman" w:cs="Times New Roman"/>
          <w:sz w:val="24"/>
          <w:szCs w:val="24"/>
          <w:lang w:val="en-GB" w:eastAsia="pt-PT"/>
        </w:rPr>
        <w:t>https://doi.org/10.1016/J.JSASUS.2024.11.004</w:t>
      </w:r>
      <w:r w:rsidR="00EF1147">
        <w:rPr>
          <w:rStyle w:val="Hyperlink"/>
          <w:rFonts w:ascii="Times New Roman" w:eastAsia="Times New Roman" w:hAnsi="Times New Roman" w:cs="Times New Roman"/>
          <w:sz w:val="24"/>
          <w:szCs w:val="24"/>
          <w:lang w:val="en-GB" w:eastAsia="pt-PT"/>
        </w:rPr>
        <w:fldChar w:fldCharType="end"/>
      </w:r>
    </w:p>
    <w:p w14:paraId="63BE18B6" w14:textId="77777777" w:rsidR="000D3FAC" w:rsidRPr="0057637D" w:rsidRDefault="000D3FAC" w:rsidP="000D3F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</w:pPr>
    </w:p>
    <w:p w14:paraId="0EC6F568" w14:textId="77777777" w:rsidR="000D3FAC" w:rsidRPr="0057637D" w:rsidRDefault="000D3FAC" w:rsidP="000D3F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</w:pPr>
      <w:r w:rsidRPr="009E084F">
        <w:rPr>
          <w:rFonts w:ascii="Times New Roman" w:eastAsia="Times New Roman" w:hAnsi="Times New Roman" w:cs="Times New Roman"/>
          <w:sz w:val="24"/>
          <w:szCs w:val="24"/>
          <w:lang w:val="en-US" w:eastAsia="pt-PT"/>
          <w:rPrChange w:id="18" w:author="Júlia Alves" w:date="2025-03-15T12:47:00Z">
            <w:rPr>
              <w:rFonts w:ascii="Times New Roman" w:eastAsia="Times New Roman" w:hAnsi="Times New Roman" w:cs="Times New Roman"/>
              <w:sz w:val="24"/>
              <w:szCs w:val="24"/>
              <w:lang w:eastAsia="pt-PT"/>
            </w:rPr>
          </w:rPrChange>
        </w:rPr>
        <w:t xml:space="preserve">Serna, Á., </w:t>
      </w:r>
      <w:proofErr w:type="spellStart"/>
      <w:r w:rsidRPr="009E084F">
        <w:rPr>
          <w:rFonts w:ascii="Times New Roman" w:eastAsia="Times New Roman" w:hAnsi="Times New Roman" w:cs="Times New Roman"/>
          <w:sz w:val="24"/>
          <w:szCs w:val="24"/>
          <w:lang w:val="en-US" w:eastAsia="pt-PT"/>
          <w:rPrChange w:id="19" w:author="Júlia Alves" w:date="2025-03-15T12:47:00Z">
            <w:rPr>
              <w:rFonts w:ascii="Times New Roman" w:eastAsia="Times New Roman" w:hAnsi="Times New Roman" w:cs="Times New Roman"/>
              <w:sz w:val="24"/>
              <w:szCs w:val="24"/>
              <w:lang w:eastAsia="pt-PT"/>
            </w:rPr>
          </w:rPrChange>
        </w:rPr>
        <w:t>Yahyaoui</w:t>
      </w:r>
      <w:proofErr w:type="spellEnd"/>
      <w:r w:rsidRPr="009E084F">
        <w:rPr>
          <w:rFonts w:ascii="Times New Roman" w:eastAsia="Times New Roman" w:hAnsi="Times New Roman" w:cs="Times New Roman"/>
          <w:sz w:val="24"/>
          <w:szCs w:val="24"/>
          <w:lang w:val="en-US" w:eastAsia="pt-PT"/>
          <w:rPrChange w:id="20" w:author="Júlia Alves" w:date="2025-03-15T12:47:00Z">
            <w:rPr>
              <w:rFonts w:ascii="Times New Roman" w:eastAsia="Times New Roman" w:hAnsi="Times New Roman" w:cs="Times New Roman"/>
              <w:sz w:val="24"/>
              <w:szCs w:val="24"/>
              <w:lang w:eastAsia="pt-PT"/>
            </w:rPr>
          </w:rPrChange>
        </w:rPr>
        <w:t xml:space="preserve">, I., </w:t>
      </w:r>
      <w:proofErr w:type="spellStart"/>
      <w:r w:rsidRPr="009E084F">
        <w:rPr>
          <w:rFonts w:ascii="Times New Roman" w:eastAsia="Times New Roman" w:hAnsi="Times New Roman" w:cs="Times New Roman"/>
          <w:sz w:val="24"/>
          <w:szCs w:val="24"/>
          <w:lang w:val="en-US" w:eastAsia="pt-PT"/>
          <w:rPrChange w:id="21" w:author="Júlia Alves" w:date="2025-03-15T12:47:00Z">
            <w:rPr>
              <w:rFonts w:ascii="Times New Roman" w:eastAsia="Times New Roman" w:hAnsi="Times New Roman" w:cs="Times New Roman"/>
              <w:sz w:val="24"/>
              <w:szCs w:val="24"/>
              <w:lang w:eastAsia="pt-PT"/>
            </w:rPr>
          </w:rPrChange>
        </w:rPr>
        <w:t>Normey</w:t>
      </w:r>
      <w:proofErr w:type="spellEnd"/>
      <w:r w:rsidRPr="009E084F">
        <w:rPr>
          <w:rFonts w:ascii="Times New Roman" w:eastAsia="Times New Roman" w:hAnsi="Times New Roman" w:cs="Times New Roman"/>
          <w:sz w:val="24"/>
          <w:szCs w:val="24"/>
          <w:lang w:val="en-US" w:eastAsia="pt-PT"/>
          <w:rPrChange w:id="22" w:author="Júlia Alves" w:date="2025-03-15T12:47:00Z">
            <w:rPr>
              <w:rFonts w:ascii="Times New Roman" w:eastAsia="Times New Roman" w:hAnsi="Times New Roman" w:cs="Times New Roman"/>
              <w:sz w:val="24"/>
              <w:szCs w:val="24"/>
              <w:lang w:eastAsia="pt-PT"/>
            </w:rPr>
          </w:rPrChange>
        </w:rPr>
        <w:t xml:space="preserve">-Rico, J. E., de Prada, C., &amp; </w:t>
      </w:r>
      <w:proofErr w:type="spellStart"/>
      <w:r w:rsidRPr="009E084F">
        <w:rPr>
          <w:rFonts w:ascii="Times New Roman" w:eastAsia="Times New Roman" w:hAnsi="Times New Roman" w:cs="Times New Roman"/>
          <w:sz w:val="24"/>
          <w:szCs w:val="24"/>
          <w:lang w:val="en-US" w:eastAsia="pt-PT"/>
          <w:rPrChange w:id="23" w:author="Júlia Alves" w:date="2025-03-15T12:47:00Z">
            <w:rPr>
              <w:rFonts w:ascii="Times New Roman" w:eastAsia="Times New Roman" w:hAnsi="Times New Roman" w:cs="Times New Roman"/>
              <w:sz w:val="24"/>
              <w:szCs w:val="24"/>
              <w:lang w:eastAsia="pt-PT"/>
            </w:rPr>
          </w:rPrChange>
        </w:rPr>
        <w:t>Tadeo</w:t>
      </w:r>
      <w:proofErr w:type="spellEnd"/>
      <w:r w:rsidRPr="009E084F">
        <w:rPr>
          <w:rFonts w:ascii="Times New Roman" w:eastAsia="Times New Roman" w:hAnsi="Times New Roman" w:cs="Times New Roman"/>
          <w:sz w:val="24"/>
          <w:szCs w:val="24"/>
          <w:lang w:val="en-US" w:eastAsia="pt-PT"/>
          <w:rPrChange w:id="24" w:author="Júlia Alves" w:date="2025-03-15T12:47:00Z">
            <w:rPr>
              <w:rFonts w:ascii="Times New Roman" w:eastAsia="Times New Roman" w:hAnsi="Times New Roman" w:cs="Times New Roman"/>
              <w:sz w:val="24"/>
              <w:szCs w:val="24"/>
              <w:lang w:eastAsia="pt-PT"/>
            </w:rPr>
          </w:rPrChange>
        </w:rPr>
        <w:t xml:space="preserve">, F. (2017). </w:t>
      </w:r>
      <w:r w:rsidRPr="0057637D"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  <w:t xml:space="preserve">Predictive control for hydrogen production by electrolysis in an offshore platform using renewable energies. </w:t>
      </w:r>
      <w:r w:rsidRPr="0057637D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pt-PT"/>
        </w:rPr>
        <w:t>International Journal of Hydrogen Energy</w:t>
      </w:r>
      <w:r w:rsidRPr="0057637D"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  <w:t xml:space="preserve">, </w:t>
      </w:r>
      <w:r w:rsidRPr="0057637D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pt-PT"/>
        </w:rPr>
        <w:t>42</w:t>
      </w:r>
      <w:r w:rsidRPr="0057637D"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  <w:t xml:space="preserve">(17), 12865–12876. </w:t>
      </w:r>
      <w:r w:rsidR="00EF1147">
        <w:fldChar w:fldCharType="begin"/>
      </w:r>
      <w:r w:rsidR="00EF1147" w:rsidRPr="009E084F">
        <w:rPr>
          <w:lang w:val="en-US"/>
          <w:rPrChange w:id="25" w:author="Júlia Alves" w:date="2025-03-15T12:47:00Z">
            <w:rPr/>
          </w:rPrChange>
        </w:rPr>
        <w:instrText xml:space="preserve"> HYPERLINK "https://doi.org/10.1016/J.IJHYDENE.2016.11.077" </w:instrText>
      </w:r>
      <w:r w:rsidR="00EF1147">
        <w:fldChar w:fldCharType="separate"/>
      </w:r>
      <w:r w:rsidRPr="0057637D">
        <w:rPr>
          <w:rStyle w:val="Hyperlink"/>
          <w:rFonts w:ascii="Times New Roman" w:eastAsia="Times New Roman" w:hAnsi="Times New Roman" w:cs="Times New Roman"/>
          <w:sz w:val="24"/>
          <w:szCs w:val="24"/>
          <w:lang w:val="en-GB" w:eastAsia="pt-PT"/>
        </w:rPr>
        <w:t>https://doi.org/10.1016/J.IJHYDENE.2016.11.077</w:t>
      </w:r>
      <w:r w:rsidR="00EF1147">
        <w:rPr>
          <w:rStyle w:val="Hyperlink"/>
          <w:rFonts w:ascii="Times New Roman" w:eastAsia="Times New Roman" w:hAnsi="Times New Roman" w:cs="Times New Roman"/>
          <w:sz w:val="24"/>
          <w:szCs w:val="24"/>
          <w:lang w:val="en-GB" w:eastAsia="pt-PT"/>
        </w:rPr>
        <w:fldChar w:fldCharType="end"/>
      </w:r>
    </w:p>
    <w:p w14:paraId="01C150DB" w14:textId="77777777" w:rsidR="000D3FAC" w:rsidRPr="0057637D" w:rsidRDefault="000D3FAC" w:rsidP="000D3F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</w:pPr>
    </w:p>
    <w:p w14:paraId="70478C44" w14:textId="77777777" w:rsidR="000D3FAC" w:rsidRPr="0057637D" w:rsidRDefault="000D3FAC" w:rsidP="000D3F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</w:pPr>
      <w:r w:rsidRPr="0057637D"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  <w:t xml:space="preserve">Zhang, M., Tao, L., Nuernberg, M., Rai, A., &amp; Yuan, Z. M. (2024). Conceptual design of an offshore hydrogen platform. </w:t>
      </w:r>
      <w:r w:rsidRPr="0057637D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pt-PT"/>
        </w:rPr>
        <w:t>International Journal of Hydrogen Energy</w:t>
      </w:r>
      <w:r w:rsidRPr="0057637D"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  <w:t xml:space="preserve">, </w:t>
      </w:r>
      <w:r w:rsidRPr="0057637D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pt-PT"/>
        </w:rPr>
        <w:t>59</w:t>
      </w:r>
      <w:r w:rsidRPr="0057637D"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  <w:t xml:space="preserve">, 1004–1013. </w:t>
      </w:r>
      <w:r w:rsidR="00EF1147">
        <w:fldChar w:fldCharType="begin"/>
      </w:r>
      <w:r w:rsidR="00EF1147" w:rsidRPr="009E084F">
        <w:rPr>
          <w:lang w:val="en-US"/>
          <w:rPrChange w:id="26" w:author="Júlia Alves" w:date="2025-03-15T12:47:00Z">
            <w:rPr/>
          </w:rPrChange>
        </w:rPr>
        <w:instrText xml:space="preserve"> HYPERLINK "https://doi.org/10.1016/J.IJHYDENE.20</w:instrText>
      </w:r>
      <w:r w:rsidR="00EF1147" w:rsidRPr="009E084F">
        <w:rPr>
          <w:lang w:val="en-US"/>
          <w:rPrChange w:id="27" w:author="Júlia Alves" w:date="2025-03-15T12:47:00Z">
            <w:rPr/>
          </w:rPrChange>
        </w:rPr>
        <w:instrText xml:space="preserve">24.02.077" </w:instrText>
      </w:r>
      <w:r w:rsidR="00EF1147">
        <w:fldChar w:fldCharType="separate"/>
      </w:r>
      <w:r w:rsidRPr="0057637D">
        <w:rPr>
          <w:rStyle w:val="Hyperlink"/>
          <w:rFonts w:ascii="Times New Roman" w:eastAsia="Times New Roman" w:hAnsi="Times New Roman" w:cs="Times New Roman"/>
          <w:sz w:val="24"/>
          <w:szCs w:val="24"/>
          <w:lang w:val="en-GB" w:eastAsia="pt-PT"/>
        </w:rPr>
        <w:t>https://doi.org/10.1016/J.IJHYDENE.2024.02.077</w:t>
      </w:r>
      <w:r w:rsidR="00EF1147">
        <w:rPr>
          <w:rStyle w:val="Hyperlink"/>
          <w:rFonts w:ascii="Times New Roman" w:eastAsia="Times New Roman" w:hAnsi="Times New Roman" w:cs="Times New Roman"/>
          <w:sz w:val="24"/>
          <w:szCs w:val="24"/>
          <w:lang w:val="en-GB" w:eastAsia="pt-PT"/>
        </w:rPr>
        <w:fldChar w:fldCharType="end"/>
      </w:r>
    </w:p>
    <w:p w14:paraId="03DCFB14" w14:textId="77777777" w:rsidR="000D3FAC" w:rsidRPr="0057637D" w:rsidRDefault="000D3FAC" w:rsidP="000D3F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</w:pPr>
    </w:p>
    <w:p w14:paraId="4F98E7BC" w14:textId="77777777" w:rsidR="000D3FAC" w:rsidRPr="0057637D" w:rsidRDefault="000D3FAC" w:rsidP="000D3F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</w:pPr>
      <w:r w:rsidRPr="0057637D"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  <w:t xml:space="preserve">Andreasson, L. M. (2024). Offshore Production and Transport of Green Hydrogen. </w:t>
      </w:r>
      <w:r w:rsidRPr="0057637D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pt-PT"/>
        </w:rPr>
        <w:t>The Cambridge Handbook of Hydrogen and the Law</w:t>
      </w:r>
      <w:r w:rsidRPr="0057637D"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  <w:t xml:space="preserve">, 173–188. </w:t>
      </w:r>
      <w:r w:rsidR="00EF1147">
        <w:fldChar w:fldCharType="begin"/>
      </w:r>
      <w:r w:rsidR="00EF1147" w:rsidRPr="009E084F">
        <w:rPr>
          <w:lang w:val="en-US"/>
          <w:rPrChange w:id="28" w:author="Júlia Alves" w:date="2025-03-15T12:47:00Z">
            <w:rPr/>
          </w:rPrChange>
        </w:rPr>
        <w:instrText xml:space="preserve"> HYPERLINK "https://doi.org/10.1017/9781009459259.015" </w:instrText>
      </w:r>
      <w:r w:rsidR="00EF1147">
        <w:fldChar w:fldCharType="separate"/>
      </w:r>
      <w:r w:rsidRPr="0057637D">
        <w:rPr>
          <w:rStyle w:val="Hyperlink"/>
          <w:rFonts w:ascii="Times New Roman" w:eastAsia="Times New Roman" w:hAnsi="Times New Roman" w:cs="Times New Roman"/>
          <w:sz w:val="24"/>
          <w:szCs w:val="24"/>
          <w:lang w:val="en-GB" w:eastAsia="pt-PT"/>
        </w:rPr>
        <w:t>https://doi.org/10.1017/9781009459259.015</w:t>
      </w:r>
      <w:r w:rsidR="00EF1147">
        <w:rPr>
          <w:rStyle w:val="Hyperlink"/>
          <w:rFonts w:ascii="Times New Roman" w:eastAsia="Times New Roman" w:hAnsi="Times New Roman" w:cs="Times New Roman"/>
          <w:sz w:val="24"/>
          <w:szCs w:val="24"/>
          <w:lang w:val="en-GB" w:eastAsia="pt-PT"/>
        </w:rPr>
        <w:fldChar w:fldCharType="end"/>
      </w:r>
    </w:p>
    <w:p w14:paraId="37FEFD5A" w14:textId="77777777" w:rsidR="000D3FAC" w:rsidRPr="0057637D" w:rsidRDefault="000D3FAC" w:rsidP="000D3F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</w:pPr>
    </w:p>
    <w:p w14:paraId="4C4A284E" w14:textId="77777777" w:rsidR="000D3FAC" w:rsidRPr="009E084F" w:rsidRDefault="000D3FAC" w:rsidP="000D3F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pt-PT"/>
          <w:rPrChange w:id="29" w:author="Júlia Alves" w:date="2025-03-15T12:47:00Z">
            <w:rPr>
              <w:rFonts w:ascii="Times New Roman" w:eastAsia="Times New Roman" w:hAnsi="Times New Roman" w:cs="Times New Roman"/>
              <w:sz w:val="24"/>
              <w:szCs w:val="24"/>
              <w:lang w:eastAsia="pt-PT"/>
            </w:rPr>
          </w:rPrChange>
        </w:rPr>
      </w:pPr>
      <w:r w:rsidRPr="0057637D"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  <w:t xml:space="preserve">Calado, G., &amp; Castro, R. (2021). Hydrogen Production from Offshore Wind Parks: Current Situation and Future Perspectives. </w:t>
      </w:r>
      <w:proofErr w:type="spellStart"/>
      <w:r w:rsidRPr="009E084F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pt-PT"/>
          <w:rPrChange w:id="30" w:author="Júlia Alves" w:date="2025-03-15T12:47:00Z">
            <w:rPr>
              <w:rFonts w:ascii="Times New Roman" w:eastAsia="Times New Roman" w:hAnsi="Times New Roman" w:cs="Times New Roman"/>
              <w:i/>
              <w:iCs/>
              <w:sz w:val="24"/>
              <w:szCs w:val="24"/>
              <w:lang w:eastAsia="pt-PT"/>
            </w:rPr>
          </w:rPrChange>
        </w:rPr>
        <w:t>Applied</w:t>
      </w:r>
      <w:proofErr w:type="spellEnd"/>
      <w:r w:rsidRPr="009E084F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pt-PT"/>
          <w:rPrChange w:id="31" w:author="Júlia Alves" w:date="2025-03-15T12:47:00Z">
            <w:rPr>
              <w:rFonts w:ascii="Times New Roman" w:eastAsia="Times New Roman" w:hAnsi="Times New Roman" w:cs="Times New Roman"/>
              <w:i/>
              <w:iCs/>
              <w:sz w:val="24"/>
              <w:szCs w:val="24"/>
              <w:lang w:eastAsia="pt-PT"/>
            </w:rPr>
          </w:rPrChange>
        </w:rPr>
        <w:t xml:space="preserve"> </w:t>
      </w:r>
      <w:proofErr w:type="spellStart"/>
      <w:r w:rsidRPr="009E084F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pt-PT"/>
          <w:rPrChange w:id="32" w:author="Júlia Alves" w:date="2025-03-15T12:47:00Z">
            <w:rPr>
              <w:rFonts w:ascii="Times New Roman" w:eastAsia="Times New Roman" w:hAnsi="Times New Roman" w:cs="Times New Roman"/>
              <w:i/>
              <w:iCs/>
              <w:sz w:val="24"/>
              <w:szCs w:val="24"/>
              <w:lang w:eastAsia="pt-PT"/>
            </w:rPr>
          </w:rPrChange>
        </w:rPr>
        <w:t>Sciences</w:t>
      </w:r>
      <w:proofErr w:type="spellEnd"/>
      <w:r w:rsidRPr="009E084F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pt-PT"/>
          <w:rPrChange w:id="33" w:author="Júlia Alves" w:date="2025-03-15T12:47:00Z">
            <w:rPr>
              <w:rFonts w:ascii="Times New Roman" w:eastAsia="Times New Roman" w:hAnsi="Times New Roman" w:cs="Times New Roman"/>
              <w:i/>
              <w:iCs/>
              <w:sz w:val="24"/>
              <w:szCs w:val="24"/>
              <w:lang w:eastAsia="pt-PT"/>
            </w:rPr>
          </w:rPrChange>
        </w:rPr>
        <w:t xml:space="preserve"> 2021, Vol. 11, Page 5561</w:t>
      </w:r>
      <w:r w:rsidRPr="009E084F">
        <w:rPr>
          <w:rFonts w:ascii="Times New Roman" w:eastAsia="Times New Roman" w:hAnsi="Times New Roman" w:cs="Times New Roman"/>
          <w:sz w:val="24"/>
          <w:szCs w:val="24"/>
          <w:lang w:val="es-ES" w:eastAsia="pt-PT"/>
          <w:rPrChange w:id="34" w:author="Júlia Alves" w:date="2025-03-15T12:47:00Z">
            <w:rPr>
              <w:rFonts w:ascii="Times New Roman" w:eastAsia="Times New Roman" w:hAnsi="Times New Roman" w:cs="Times New Roman"/>
              <w:sz w:val="24"/>
              <w:szCs w:val="24"/>
              <w:lang w:eastAsia="pt-PT"/>
            </w:rPr>
          </w:rPrChange>
        </w:rPr>
        <w:t xml:space="preserve">, </w:t>
      </w:r>
      <w:r w:rsidRPr="009E084F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pt-PT"/>
          <w:rPrChange w:id="35" w:author="Júlia Alves" w:date="2025-03-15T12:47:00Z">
            <w:rPr>
              <w:rFonts w:ascii="Times New Roman" w:eastAsia="Times New Roman" w:hAnsi="Times New Roman" w:cs="Times New Roman"/>
              <w:i/>
              <w:iCs/>
              <w:sz w:val="24"/>
              <w:szCs w:val="24"/>
              <w:lang w:eastAsia="pt-PT"/>
            </w:rPr>
          </w:rPrChange>
        </w:rPr>
        <w:t>11</w:t>
      </w:r>
      <w:r w:rsidRPr="009E084F">
        <w:rPr>
          <w:rFonts w:ascii="Times New Roman" w:eastAsia="Times New Roman" w:hAnsi="Times New Roman" w:cs="Times New Roman"/>
          <w:sz w:val="24"/>
          <w:szCs w:val="24"/>
          <w:lang w:val="es-ES" w:eastAsia="pt-PT"/>
          <w:rPrChange w:id="36" w:author="Júlia Alves" w:date="2025-03-15T12:47:00Z">
            <w:rPr>
              <w:rFonts w:ascii="Times New Roman" w:eastAsia="Times New Roman" w:hAnsi="Times New Roman" w:cs="Times New Roman"/>
              <w:sz w:val="24"/>
              <w:szCs w:val="24"/>
              <w:lang w:eastAsia="pt-PT"/>
            </w:rPr>
          </w:rPrChange>
        </w:rPr>
        <w:t xml:space="preserve">(12), 5561. </w:t>
      </w:r>
      <w:r>
        <w:fldChar w:fldCharType="begin"/>
      </w:r>
      <w:r w:rsidRPr="009E084F">
        <w:rPr>
          <w:lang w:val="es-ES"/>
          <w:rPrChange w:id="37" w:author="Júlia Alves" w:date="2025-03-15T12:47:00Z">
            <w:rPr/>
          </w:rPrChange>
        </w:rPr>
        <w:instrText>HYPERLINK "https://doi.org/10.3390/APP11125561"</w:instrText>
      </w:r>
      <w:r>
        <w:fldChar w:fldCharType="separate"/>
      </w:r>
      <w:r w:rsidRPr="009E084F">
        <w:rPr>
          <w:rStyle w:val="Hyperlink"/>
          <w:rFonts w:ascii="Times New Roman" w:eastAsia="Times New Roman" w:hAnsi="Times New Roman" w:cs="Times New Roman"/>
          <w:sz w:val="24"/>
          <w:szCs w:val="24"/>
          <w:lang w:val="es-ES" w:eastAsia="pt-PT"/>
          <w:rPrChange w:id="38" w:author="Júlia Alves" w:date="2025-03-15T12:47:00Z">
            <w:rPr>
              <w:rStyle w:val="Hyperlink"/>
              <w:rFonts w:ascii="Times New Roman" w:eastAsia="Times New Roman" w:hAnsi="Times New Roman" w:cs="Times New Roman"/>
              <w:sz w:val="24"/>
              <w:szCs w:val="24"/>
              <w:lang w:eastAsia="pt-PT"/>
            </w:rPr>
          </w:rPrChange>
        </w:rPr>
        <w:t>https://doi.org/10.3390/APP11125561</w:t>
      </w:r>
      <w:r>
        <w:fldChar w:fldCharType="end"/>
      </w:r>
    </w:p>
    <w:p w14:paraId="53F92488" w14:textId="77777777" w:rsidR="000D3FAC" w:rsidRPr="009E084F" w:rsidRDefault="000D3FAC" w:rsidP="000D3F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pt-PT"/>
          <w:rPrChange w:id="39" w:author="Júlia Alves" w:date="2025-03-15T12:47:00Z">
            <w:rPr>
              <w:rFonts w:ascii="Times New Roman" w:eastAsia="Times New Roman" w:hAnsi="Times New Roman" w:cs="Times New Roman"/>
              <w:sz w:val="24"/>
              <w:szCs w:val="24"/>
              <w:lang w:eastAsia="pt-PT"/>
            </w:rPr>
          </w:rPrChange>
        </w:rPr>
      </w:pPr>
    </w:p>
    <w:p w14:paraId="17FB5A56" w14:textId="77777777" w:rsidR="000D3FAC" w:rsidRPr="0057637D" w:rsidRDefault="000D3FAC" w:rsidP="000D3F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</w:pPr>
      <w:r w:rsidRPr="009E084F">
        <w:rPr>
          <w:rFonts w:ascii="Times New Roman" w:eastAsia="Times New Roman" w:hAnsi="Times New Roman" w:cs="Times New Roman"/>
          <w:sz w:val="24"/>
          <w:szCs w:val="24"/>
          <w:lang w:val="es-ES" w:eastAsia="pt-PT"/>
          <w:rPrChange w:id="40" w:author="Júlia Alves" w:date="2025-03-15T12:47:00Z">
            <w:rPr>
              <w:rFonts w:ascii="Times New Roman" w:eastAsia="Times New Roman" w:hAnsi="Times New Roman" w:cs="Times New Roman"/>
              <w:sz w:val="24"/>
              <w:szCs w:val="24"/>
              <w:lang w:eastAsia="pt-PT"/>
            </w:rPr>
          </w:rPrChange>
        </w:rPr>
        <w:t>Pérez-Vigueras, M., Sotelo-</w:t>
      </w:r>
      <w:proofErr w:type="spellStart"/>
      <w:r w:rsidRPr="009E084F">
        <w:rPr>
          <w:rFonts w:ascii="Times New Roman" w:eastAsia="Times New Roman" w:hAnsi="Times New Roman" w:cs="Times New Roman"/>
          <w:sz w:val="24"/>
          <w:szCs w:val="24"/>
          <w:lang w:val="es-ES" w:eastAsia="pt-PT"/>
          <w:rPrChange w:id="41" w:author="Júlia Alves" w:date="2025-03-15T12:47:00Z">
            <w:rPr>
              <w:rFonts w:ascii="Times New Roman" w:eastAsia="Times New Roman" w:hAnsi="Times New Roman" w:cs="Times New Roman"/>
              <w:sz w:val="24"/>
              <w:szCs w:val="24"/>
              <w:lang w:eastAsia="pt-PT"/>
            </w:rPr>
          </w:rPrChange>
        </w:rPr>
        <w:t>Boyás</w:t>
      </w:r>
      <w:proofErr w:type="spellEnd"/>
      <w:r w:rsidRPr="009E084F">
        <w:rPr>
          <w:rFonts w:ascii="Times New Roman" w:eastAsia="Times New Roman" w:hAnsi="Times New Roman" w:cs="Times New Roman"/>
          <w:sz w:val="24"/>
          <w:szCs w:val="24"/>
          <w:lang w:val="es-ES" w:eastAsia="pt-PT"/>
          <w:rPrChange w:id="42" w:author="Júlia Alves" w:date="2025-03-15T12:47:00Z">
            <w:rPr>
              <w:rFonts w:ascii="Times New Roman" w:eastAsia="Times New Roman" w:hAnsi="Times New Roman" w:cs="Times New Roman"/>
              <w:sz w:val="24"/>
              <w:szCs w:val="24"/>
              <w:lang w:eastAsia="pt-PT"/>
            </w:rPr>
          </w:rPrChange>
        </w:rPr>
        <w:t xml:space="preserve">, R., González-Huerta, R. de G., &amp; Bañuelos-Ruedas, F. (2023). </w:t>
      </w:r>
      <w:r w:rsidRPr="0057637D"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  <w:t xml:space="preserve">Feasibility analysis of green hydrogen production from oceanic energy. </w:t>
      </w:r>
      <w:proofErr w:type="spellStart"/>
      <w:r w:rsidRPr="0057637D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pt-PT"/>
        </w:rPr>
        <w:t>Heliyon</w:t>
      </w:r>
      <w:proofErr w:type="spellEnd"/>
      <w:r w:rsidRPr="0057637D"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  <w:t xml:space="preserve">, </w:t>
      </w:r>
      <w:r w:rsidRPr="0057637D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pt-PT"/>
        </w:rPr>
        <w:t>9</w:t>
      </w:r>
      <w:r w:rsidRPr="0057637D"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  <w:t xml:space="preserve">(9), e20046. </w:t>
      </w:r>
      <w:r w:rsidR="00EF1147">
        <w:fldChar w:fldCharType="begin"/>
      </w:r>
      <w:r w:rsidR="00EF1147" w:rsidRPr="009E084F">
        <w:rPr>
          <w:lang w:val="en-US"/>
          <w:rPrChange w:id="43" w:author="Júlia Alves" w:date="2025-03-15T12:47:00Z">
            <w:rPr/>
          </w:rPrChange>
        </w:rPr>
        <w:instrText xml:space="preserve"> HYPERLINK "https://doi.org/10.1016/J.HELIYON.2023.E20046" </w:instrText>
      </w:r>
      <w:r w:rsidR="00EF1147">
        <w:fldChar w:fldCharType="separate"/>
      </w:r>
      <w:r w:rsidRPr="0057637D">
        <w:rPr>
          <w:rStyle w:val="Hyperlink"/>
          <w:rFonts w:ascii="Times New Roman" w:eastAsia="Times New Roman" w:hAnsi="Times New Roman" w:cs="Times New Roman"/>
          <w:sz w:val="24"/>
          <w:szCs w:val="24"/>
          <w:lang w:val="en-GB" w:eastAsia="pt-PT"/>
        </w:rPr>
        <w:t>https://doi.org/10.1016/J.HELIYON.2023.E20046</w:t>
      </w:r>
      <w:r w:rsidR="00EF1147">
        <w:rPr>
          <w:rStyle w:val="Hyperlink"/>
          <w:rFonts w:ascii="Times New Roman" w:eastAsia="Times New Roman" w:hAnsi="Times New Roman" w:cs="Times New Roman"/>
          <w:sz w:val="24"/>
          <w:szCs w:val="24"/>
          <w:lang w:val="en-GB" w:eastAsia="pt-PT"/>
        </w:rPr>
        <w:fldChar w:fldCharType="end"/>
      </w:r>
    </w:p>
    <w:p w14:paraId="20C5626C" w14:textId="77777777" w:rsidR="000D3FAC" w:rsidRPr="0057637D" w:rsidRDefault="000D3FAC" w:rsidP="000D3F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</w:pPr>
    </w:p>
    <w:p w14:paraId="4F5D8028" w14:textId="77777777" w:rsidR="000D3FAC" w:rsidRPr="0057637D" w:rsidRDefault="000D3FAC" w:rsidP="000D3F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</w:pPr>
      <w:r w:rsidRPr="0057637D"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  <w:t xml:space="preserve">Rodríguez Castillo, C. A., Yeter, B., Li, S., Brennan, F., &amp; </w:t>
      </w:r>
      <w:proofErr w:type="spellStart"/>
      <w:r w:rsidRPr="0057637D"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  <w:t>Collu</w:t>
      </w:r>
      <w:proofErr w:type="spellEnd"/>
      <w:r w:rsidRPr="0057637D"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  <w:t xml:space="preserve">, M. (2024). A critical review of challenges and opportunities for the design and operation of offshore </w:t>
      </w:r>
      <w:r w:rsidRPr="0057637D"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  <w:lastRenderedPageBreak/>
        <w:t xml:space="preserve">structures supporting renewable hydrogen production, storage, and transport. </w:t>
      </w:r>
      <w:r w:rsidRPr="0057637D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pt-PT"/>
        </w:rPr>
        <w:t>Wind Energy Science</w:t>
      </w:r>
      <w:r w:rsidRPr="0057637D"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  <w:t xml:space="preserve">, </w:t>
      </w:r>
      <w:r w:rsidRPr="0057637D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pt-PT"/>
        </w:rPr>
        <w:t>9</w:t>
      </w:r>
      <w:r w:rsidRPr="0057637D"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  <w:t xml:space="preserve">(3), 533–554. </w:t>
      </w:r>
      <w:r w:rsidR="00EF1147">
        <w:fldChar w:fldCharType="begin"/>
      </w:r>
      <w:r w:rsidR="00EF1147" w:rsidRPr="009E084F">
        <w:rPr>
          <w:lang w:val="en-US"/>
          <w:rPrChange w:id="44" w:author="Júlia Alves" w:date="2025-03-15T12:47:00Z">
            <w:rPr/>
          </w:rPrChange>
        </w:rPr>
        <w:instrText xml:space="preserve"> HYPERLINK "https://doi.org/10.5194/W</w:instrText>
      </w:r>
      <w:r w:rsidR="00EF1147" w:rsidRPr="009E084F">
        <w:rPr>
          <w:lang w:val="en-US"/>
          <w:rPrChange w:id="45" w:author="Júlia Alves" w:date="2025-03-15T12:47:00Z">
            <w:rPr/>
          </w:rPrChange>
        </w:rPr>
        <w:instrText xml:space="preserve">ES-9-533-2024" </w:instrText>
      </w:r>
      <w:r w:rsidR="00EF1147">
        <w:fldChar w:fldCharType="separate"/>
      </w:r>
      <w:r w:rsidRPr="0057637D">
        <w:rPr>
          <w:rStyle w:val="Hyperlink"/>
          <w:rFonts w:ascii="Times New Roman" w:eastAsia="Times New Roman" w:hAnsi="Times New Roman" w:cs="Times New Roman"/>
          <w:sz w:val="24"/>
          <w:szCs w:val="24"/>
          <w:lang w:val="en-GB" w:eastAsia="pt-PT"/>
        </w:rPr>
        <w:t>https://doi.org/10.5194/WES-9-533-2024</w:t>
      </w:r>
      <w:r w:rsidR="00EF1147">
        <w:rPr>
          <w:rStyle w:val="Hyperlink"/>
          <w:rFonts w:ascii="Times New Roman" w:eastAsia="Times New Roman" w:hAnsi="Times New Roman" w:cs="Times New Roman"/>
          <w:sz w:val="24"/>
          <w:szCs w:val="24"/>
          <w:lang w:val="en-GB" w:eastAsia="pt-PT"/>
        </w:rPr>
        <w:fldChar w:fldCharType="end"/>
      </w:r>
    </w:p>
    <w:p w14:paraId="510A5DD7" w14:textId="77777777" w:rsidR="000D3FAC" w:rsidRPr="0057637D" w:rsidRDefault="000D3FAC" w:rsidP="000D3F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</w:pPr>
    </w:p>
    <w:p w14:paraId="15BEDCBF" w14:textId="77777777" w:rsidR="000D3FAC" w:rsidRPr="0057637D" w:rsidRDefault="000D3FAC" w:rsidP="000D3F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</w:pPr>
      <w:proofErr w:type="spellStart"/>
      <w:r w:rsidRPr="0057637D"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  <w:t>Rogeau</w:t>
      </w:r>
      <w:proofErr w:type="spellEnd"/>
      <w:r w:rsidRPr="0057637D"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  <w:t xml:space="preserve">, A., </w:t>
      </w:r>
      <w:proofErr w:type="spellStart"/>
      <w:r w:rsidRPr="0057637D"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  <w:t>Vieubled</w:t>
      </w:r>
      <w:proofErr w:type="spellEnd"/>
      <w:r w:rsidRPr="0057637D"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  <w:t xml:space="preserve">, J., de </w:t>
      </w:r>
      <w:proofErr w:type="spellStart"/>
      <w:r w:rsidRPr="0057637D"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  <w:t>Coatpont</w:t>
      </w:r>
      <w:proofErr w:type="spellEnd"/>
      <w:r w:rsidRPr="0057637D"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  <w:t xml:space="preserve">, M., Affonso Nobrega, P., Erbs, G., &amp; Girard, R. (2023). Techno-economic evaluation and resource assessment of hydrogen production through offshore wind farms: A European perspective. </w:t>
      </w:r>
      <w:r w:rsidRPr="0057637D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pt-PT"/>
        </w:rPr>
        <w:t>Renewable and Sustainable Energy Reviews</w:t>
      </w:r>
      <w:r w:rsidRPr="0057637D"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  <w:t xml:space="preserve">, </w:t>
      </w:r>
      <w:r w:rsidRPr="0057637D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pt-PT"/>
        </w:rPr>
        <w:t>187</w:t>
      </w:r>
      <w:r w:rsidRPr="0057637D"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  <w:t xml:space="preserve">, 113699. </w:t>
      </w:r>
      <w:r w:rsidR="00EF1147">
        <w:fldChar w:fldCharType="begin"/>
      </w:r>
      <w:r w:rsidR="00EF1147" w:rsidRPr="009E084F">
        <w:rPr>
          <w:lang w:val="en-US"/>
          <w:rPrChange w:id="46" w:author="Júlia Alves" w:date="2025-03-15T12:47:00Z">
            <w:rPr/>
          </w:rPrChange>
        </w:rPr>
        <w:instrText xml:space="preserve"> HYPERLINK "https://doi.org/10.1016/J.RSER.2023.113699" </w:instrText>
      </w:r>
      <w:r w:rsidR="00EF1147">
        <w:fldChar w:fldCharType="separate"/>
      </w:r>
      <w:r w:rsidRPr="0057637D">
        <w:rPr>
          <w:rStyle w:val="Hyperlink"/>
          <w:rFonts w:ascii="Times New Roman" w:eastAsia="Times New Roman" w:hAnsi="Times New Roman" w:cs="Times New Roman"/>
          <w:sz w:val="24"/>
          <w:szCs w:val="24"/>
          <w:lang w:val="en-GB" w:eastAsia="pt-PT"/>
        </w:rPr>
        <w:t>https://doi.org/10.1016/J.RSER.2023.113699</w:t>
      </w:r>
      <w:r w:rsidR="00EF1147">
        <w:rPr>
          <w:rStyle w:val="Hyperlink"/>
          <w:rFonts w:ascii="Times New Roman" w:eastAsia="Times New Roman" w:hAnsi="Times New Roman" w:cs="Times New Roman"/>
          <w:sz w:val="24"/>
          <w:szCs w:val="24"/>
          <w:lang w:val="en-GB" w:eastAsia="pt-PT"/>
        </w:rPr>
        <w:fldChar w:fldCharType="end"/>
      </w:r>
    </w:p>
    <w:p w14:paraId="5627447B" w14:textId="77777777" w:rsidR="000D3FAC" w:rsidRPr="0057637D" w:rsidRDefault="000D3FAC" w:rsidP="000D3F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</w:pPr>
    </w:p>
    <w:p w14:paraId="3B7B0C42" w14:textId="77777777" w:rsidR="000D3FAC" w:rsidRPr="009E084F" w:rsidRDefault="000D3FAC" w:rsidP="000D3F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PT"/>
          <w:rPrChange w:id="47" w:author="Júlia Alves" w:date="2025-03-15T12:47:00Z">
            <w:rPr>
              <w:rFonts w:ascii="Times New Roman" w:eastAsia="Times New Roman" w:hAnsi="Times New Roman" w:cs="Times New Roman"/>
              <w:sz w:val="24"/>
              <w:szCs w:val="24"/>
              <w:lang w:eastAsia="pt-PT"/>
            </w:rPr>
          </w:rPrChange>
        </w:rPr>
      </w:pPr>
      <w:r w:rsidRPr="009E084F">
        <w:rPr>
          <w:rFonts w:ascii="Times New Roman" w:eastAsia="Times New Roman" w:hAnsi="Times New Roman" w:cs="Times New Roman"/>
          <w:sz w:val="24"/>
          <w:szCs w:val="24"/>
          <w:lang w:val="en-US" w:eastAsia="pt-PT"/>
          <w:rPrChange w:id="48" w:author="Júlia Alves" w:date="2025-03-15T12:47:00Z">
            <w:rPr>
              <w:rFonts w:ascii="Times New Roman" w:eastAsia="Times New Roman" w:hAnsi="Times New Roman" w:cs="Times New Roman"/>
              <w:sz w:val="24"/>
              <w:szCs w:val="24"/>
              <w:lang w:eastAsia="pt-PT"/>
            </w:rPr>
          </w:rPrChange>
        </w:rPr>
        <w:t xml:space="preserve">Abe, J. O., Popoola, A. P. I., </w:t>
      </w:r>
      <w:proofErr w:type="spellStart"/>
      <w:r w:rsidRPr="009E084F">
        <w:rPr>
          <w:rFonts w:ascii="Times New Roman" w:eastAsia="Times New Roman" w:hAnsi="Times New Roman" w:cs="Times New Roman"/>
          <w:sz w:val="24"/>
          <w:szCs w:val="24"/>
          <w:lang w:val="en-US" w:eastAsia="pt-PT"/>
          <w:rPrChange w:id="49" w:author="Júlia Alves" w:date="2025-03-15T12:47:00Z">
            <w:rPr>
              <w:rFonts w:ascii="Times New Roman" w:eastAsia="Times New Roman" w:hAnsi="Times New Roman" w:cs="Times New Roman"/>
              <w:sz w:val="24"/>
              <w:szCs w:val="24"/>
              <w:lang w:eastAsia="pt-PT"/>
            </w:rPr>
          </w:rPrChange>
        </w:rPr>
        <w:t>Ajenifuja</w:t>
      </w:r>
      <w:proofErr w:type="spellEnd"/>
      <w:r w:rsidRPr="009E084F">
        <w:rPr>
          <w:rFonts w:ascii="Times New Roman" w:eastAsia="Times New Roman" w:hAnsi="Times New Roman" w:cs="Times New Roman"/>
          <w:sz w:val="24"/>
          <w:szCs w:val="24"/>
          <w:lang w:val="en-US" w:eastAsia="pt-PT"/>
          <w:rPrChange w:id="50" w:author="Júlia Alves" w:date="2025-03-15T12:47:00Z">
            <w:rPr>
              <w:rFonts w:ascii="Times New Roman" w:eastAsia="Times New Roman" w:hAnsi="Times New Roman" w:cs="Times New Roman"/>
              <w:sz w:val="24"/>
              <w:szCs w:val="24"/>
              <w:lang w:eastAsia="pt-PT"/>
            </w:rPr>
          </w:rPrChange>
        </w:rPr>
        <w:t xml:space="preserve">, E., &amp; Popoola, O. M. (2019). </w:t>
      </w:r>
      <w:r w:rsidRPr="0057637D"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  <w:t xml:space="preserve">Hydrogen energy, economy and storage: Review and recommendation. </w:t>
      </w:r>
      <w:r w:rsidRPr="0057637D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pt-PT"/>
        </w:rPr>
        <w:t>International Journal of Hydrogen Energy</w:t>
      </w:r>
      <w:r w:rsidRPr="0057637D"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  <w:t xml:space="preserve">, </w:t>
      </w:r>
      <w:r w:rsidRPr="0057637D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pt-PT"/>
        </w:rPr>
        <w:t>44</w:t>
      </w:r>
      <w:r w:rsidRPr="0057637D"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  <w:t xml:space="preserve">(29), 15072–15086. </w:t>
      </w:r>
      <w:r w:rsidR="00EF1147">
        <w:fldChar w:fldCharType="begin"/>
      </w:r>
      <w:r w:rsidR="00EF1147" w:rsidRPr="009E084F">
        <w:rPr>
          <w:lang w:val="en-US"/>
          <w:rPrChange w:id="51" w:author="Júlia Alves" w:date="2025-03-15T12:47:00Z">
            <w:rPr/>
          </w:rPrChange>
        </w:rPr>
        <w:instrText xml:space="preserve"> HYPERLINK "https://doi.org/10.1016/J.IJHYDENE.2019.04.068" </w:instrText>
      </w:r>
      <w:r w:rsidR="00EF1147">
        <w:fldChar w:fldCharType="separate"/>
      </w:r>
      <w:r w:rsidRPr="009E084F">
        <w:rPr>
          <w:rStyle w:val="Hyperlink"/>
          <w:rFonts w:ascii="Times New Roman" w:eastAsia="Times New Roman" w:hAnsi="Times New Roman" w:cs="Times New Roman"/>
          <w:sz w:val="24"/>
          <w:szCs w:val="24"/>
          <w:lang w:val="en-US" w:eastAsia="pt-PT"/>
          <w:rPrChange w:id="52" w:author="Júlia Alves" w:date="2025-03-15T12:47:00Z">
            <w:rPr>
              <w:rStyle w:val="Hyperlink"/>
              <w:rFonts w:ascii="Times New Roman" w:eastAsia="Times New Roman" w:hAnsi="Times New Roman" w:cs="Times New Roman"/>
              <w:sz w:val="24"/>
              <w:szCs w:val="24"/>
              <w:lang w:eastAsia="pt-PT"/>
            </w:rPr>
          </w:rPrChange>
        </w:rPr>
        <w:t>https://doi.org/10.1016/J.IJHYDENE.2019.04.068</w:t>
      </w:r>
      <w:r w:rsidR="00EF1147">
        <w:rPr>
          <w:rStyle w:val="Hyperlink"/>
          <w:rFonts w:ascii="Times New Roman" w:eastAsia="Times New Roman" w:hAnsi="Times New Roman" w:cs="Times New Roman"/>
          <w:sz w:val="24"/>
          <w:szCs w:val="24"/>
          <w:lang w:eastAsia="pt-PT"/>
        </w:rPr>
        <w:fldChar w:fldCharType="end"/>
      </w:r>
    </w:p>
    <w:p w14:paraId="7A921731" w14:textId="77777777" w:rsidR="000D3FAC" w:rsidRPr="009E084F" w:rsidRDefault="000D3FAC" w:rsidP="000D3F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PT"/>
          <w:rPrChange w:id="53" w:author="Júlia Alves" w:date="2025-03-15T12:47:00Z">
            <w:rPr>
              <w:rFonts w:ascii="Times New Roman" w:eastAsia="Times New Roman" w:hAnsi="Times New Roman" w:cs="Times New Roman"/>
              <w:sz w:val="24"/>
              <w:szCs w:val="24"/>
              <w:lang w:eastAsia="pt-PT"/>
            </w:rPr>
          </w:rPrChange>
        </w:rPr>
      </w:pPr>
    </w:p>
    <w:p w14:paraId="51909D20" w14:textId="77777777" w:rsidR="000D3FAC" w:rsidRPr="0057637D" w:rsidRDefault="000D3FAC" w:rsidP="000D3F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</w:pPr>
      <w:r w:rsidRPr="000D3FAC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de Almeida, J. O., Shadman, M., dos Santos Ramos, J., Bastos, I. T. C., Silva, C., Chujutalli, J. A. H., Amiri, M. M., Bergman-Fonte, C., Ferreira, G. R. L., da Silva Carreira, E., da Silva Dias, R. F., de Miranda, P. E. V., &amp; Estefen, S. F. (2024). </w:t>
      </w:r>
      <w:r w:rsidRPr="0057637D"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  <w:t xml:space="preserve">Techno-economic analysis of hydrogen production from offshore wind: The case of Brazil. </w:t>
      </w:r>
      <w:r w:rsidRPr="0057637D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pt-PT"/>
        </w:rPr>
        <w:t>Energy Conversion and Management</w:t>
      </w:r>
      <w:r w:rsidRPr="0057637D"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  <w:t xml:space="preserve">, </w:t>
      </w:r>
      <w:r w:rsidRPr="0057637D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pt-PT"/>
        </w:rPr>
        <w:t>322</w:t>
      </w:r>
      <w:r w:rsidRPr="0057637D"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  <w:t xml:space="preserve">, 119109. </w:t>
      </w:r>
      <w:r w:rsidR="00EF1147">
        <w:fldChar w:fldCharType="begin"/>
      </w:r>
      <w:r w:rsidR="00EF1147" w:rsidRPr="009E084F">
        <w:rPr>
          <w:lang w:val="en-US"/>
          <w:rPrChange w:id="54" w:author="Júlia Alves" w:date="2025-03-15T12:47:00Z">
            <w:rPr/>
          </w:rPrChange>
        </w:rPr>
        <w:instrText xml:space="preserve"> HYPERLINK "https://doi.org/10.1016/j.enconman.2024.119109" </w:instrText>
      </w:r>
      <w:r w:rsidR="00EF1147">
        <w:fldChar w:fldCharType="separate"/>
      </w:r>
      <w:r w:rsidRPr="0057637D">
        <w:rPr>
          <w:rStyle w:val="Hyperlink"/>
          <w:rFonts w:ascii="Times New Roman" w:eastAsia="Times New Roman" w:hAnsi="Times New Roman" w:cs="Times New Roman"/>
          <w:sz w:val="24"/>
          <w:szCs w:val="24"/>
          <w:lang w:val="en-GB" w:eastAsia="pt-PT"/>
        </w:rPr>
        <w:t>https://doi.org/10.1016/j.enconman.2024.119109</w:t>
      </w:r>
      <w:r w:rsidR="00EF1147">
        <w:rPr>
          <w:rStyle w:val="Hyperlink"/>
          <w:rFonts w:ascii="Times New Roman" w:eastAsia="Times New Roman" w:hAnsi="Times New Roman" w:cs="Times New Roman"/>
          <w:sz w:val="24"/>
          <w:szCs w:val="24"/>
          <w:lang w:val="en-GB" w:eastAsia="pt-PT"/>
        </w:rPr>
        <w:fldChar w:fldCharType="end"/>
      </w:r>
    </w:p>
    <w:p w14:paraId="33E8A4E0" w14:textId="77777777" w:rsidR="000D3FAC" w:rsidRPr="0057637D" w:rsidRDefault="000D3FAC" w:rsidP="000D3F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</w:pPr>
    </w:p>
    <w:p w14:paraId="7F09ED74" w14:textId="77777777" w:rsidR="000D3FAC" w:rsidRPr="0057637D" w:rsidRDefault="000D3FAC" w:rsidP="000D3F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</w:pPr>
      <w:r w:rsidRPr="0057637D"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  <w:t xml:space="preserve">Gondal, I. A. (2019). Offshore renewable energy resources and their potential in a green hydrogen supply chain through power-to-gas. </w:t>
      </w:r>
      <w:r w:rsidRPr="0057637D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pt-PT"/>
        </w:rPr>
        <w:t>Sustainable Energy and Fuels</w:t>
      </w:r>
      <w:r w:rsidRPr="0057637D"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  <w:t xml:space="preserve">, </w:t>
      </w:r>
      <w:r w:rsidRPr="0057637D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pt-PT"/>
        </w:rPr>
        <w:t>3</w:t>
      </w:r>
      <w:r w:rsidRPr="0057637D"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  <w:t xml:space="preserve">(6), 1468–1489. </w:t>
      </w:r>
      <w:r w:rsidR="00EF1147">
        <w:fldChar w:fldCharType="begin"/>
      </w:r>
      <w:r w:rsidR="00EF1147" w:rsidRPr="009E084F">
        <w:rPr>
          <w:lang w:val="en-US"/>
          <w:rPrChange w:id="55" w:author="Júlia Alves" w:date="2025-03-15T12:47:00Z">
            <w:rPr/>
          </w:rPrChange>
        </w:rPr>
        <w:instrText xml:space="preserve"> HYPERLINK "https://doi.org/10.1039/c8se00544c" </w:instrText>
      </w:r>
      <w:r w:rsidR="00EF1147">
        <w:fldChar w:fldCharType="separate"/>
      </w:r>
      <w:r w:rsidRPr="0057637D">
        <w:rPr>
          <w:rStyle w:val="Hyperlink"/>
          <w:rFonts w:ascii="Times New Roman" w:eastAsia="Times New Roman" w:hAnsi="Times New Roman" w:cs="Times New Roman"/>
          <w:sz w:val="24"/>
          <w:szCs w:val="24"/>
          <w:lang w:val="en-GB" w:eastAsia="pt-PT"/>
        </w:rPr>
        <w:t>https://doi.org/10.1039/c8se00544c</w:t>
      </w:r>
      <w:r w:rsidR="00EF1147">
        <w:rPr>
          <w:rStyle w:val="Hyperlink"/>
          <w:rFonts w:ascii="Times New Roman" w:eastAsia="Times New Roman" w:hAnsi="Times New Roman" w:cs="Times New Roman"/>
          <w:sz w:val="24"/>
          <w:szCs w:val="24"/>
          <w:lang w:val="en-GB" w:eastAsia="pt-PT"/>
        </w:rPr>
        <w:fldChar w:fldCharType="end"/>
      </w:r>
    </w:p>
    <w:p w14:paraId="3AE7714E" w14:textId="77777777" w:rsidR="000D3FAC" w:rsidRPr="0057637D" w:rsidRDefault="000D3FAC" w:rsidP="000D3F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</w:pPr>
    </w:p>
    <w:p w14:paraId="5BF2820B" w14:textId="77777777" w:rsidR="000D3FAC" w:rsidRPr="0057637D" w:rsidRDefault="000D3FAC" w:rsidP="000D3F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</w:pPr>
      <w:r w:rsidRPr="0057637D"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  <w:t xml:space="preserve">Lu, Y., He, B., Jiang, J., Lin, R., Zhang, X., Yang, Z., Rao, Z., Meng, W., &amp; Sun, S. (2023). Capacity Optimization Configuration of Hydrogen Production System for Offshore Surplus Wind Power. </w:t>
      </w:r>
      <w:r w:rsidRPr="0057637D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pt-PT"/>
        </w:rPr>
        <w:t>Energy Engineering: Journal of the Association of Energy Engineering</w:t>
      </w:r>
      <w:r w:rsidRPr="0057637D"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  <w:t xml:space="preserve">, </w:t>
      </w:r>
      <w:r w:rsidRPr="0057637D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pt-PT"/>
        </w:rPr>
        <w:t>120</w:t>
      </w:r>
      <w:r w:rsidRPr="0057637D"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  <w:t xml:space="preserve">(12), 2803–2818. </w:t>
      </w:r>
      <w:r w:rsidR="00EF1147">
        <w:fldChar w:fldCharType="begin"/>
      </w:r>
      <w:r w:rsidR="00EF1147" w:rsidRPr="009E084F">
        <w:rPr>
          <w:lang w:val="en-US"/>
          <w:rPrChange w:id="56" w:author="Júlia Alves" w:date="2025-03-15T12:47:00Z">
            <w:rPr/>
          </w:rPrChange>
        </w:rPr>
        <w:instrText xml:space="preserve"> HYPERLINK "https://doi.org/10.32604/ee.2023.042328" </w:instrText>
      </w:r>
      <w:r w:rsidR="00EF1147">
        <w:fldChar w:fldCharType="separate"/>
      </w:r>
      <w:r w:rsidRPr="0057637D">
        <w:rPr>
          <w:rStyle w:val="Hyperlink"/>
          <w:rFonts w:ascii="Times New Roman" w:eastAsia="Times New Roman" w:hAnsi="Times New Roman" w:cs="Times New Roman"/>
          <w:sz w:val="24"/>
          <w:szCs w:val="24"/>
          <w:lang w:val="en-GB" w:eastAsia="pt-PT"/>
        </w:rPr>
        <w:t>https://doi.org/10.32604/ee.2023.042328</w:t>
      </w:r>
      <w:r w:rsidR="00EF1147">
        <w:rPr>
          <w:rStyle w:val="Hyperlink"/>
          <w:rFonts w:ascii="Times New Roman" w:eastAsia="Times New Roman" w:hAnsi="Times New Roman" w:cs="Times New Roman"/>
          <w:sz w:val="24"/>
          <w:szCs w:val="24"/>
          <w:lang w:val="en-GB" w:eastAsia="pt-PT"/>
        </w:rPr>
        <w:fldChar w:fldCharType="end"/>
      </w:r>
    </w:p>
    <w:p w14:paraId="0173CF7E" w14:textId="77777777" w:rsidR="000D3FAC" w:rsidRPr="0057637D" w:rsidRDefault="000D3FAC" w:rsidP="000D3F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</w:pPr>
    </w:p>
    <w:p w14:paraId="52EBD30A" w14:textId="77777777" w:rsidR="000D3FAC" w:rsidRPr="0057637D" w:rsidRDefault="000D3FAC" w:rsidP="000D3F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</w:pPr>
      <w:r w:rsidRPr="0057637D"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  <w:t xml:space="preserve">Meier, K. (2014). Hydrogen production with sea water electrolysis using Norwegian offshore wind energy potentials: Techno-economic assessment for an offshore-based hydrogen production approach with state-of-the-art technology. </w:t>
      </w:r>
      <w:r w:rsidRPr="0057637D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pt-PT"/>
        </w:rPr>
        <w:t>International Journal of Energy and Environmental Engineering</w:t>
      </w:r>
      <w:r w:rsidRPr="0057637D"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  <w:t xml:space="preserve">, </w:t>
      </w:r>
      <w:r w:rsidRPr="0057637D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pt-PT"/>
        </w:rPr>
        <w:t>5</w:t>
      </w:r>
      <w:r w:rsidRPr="0057637D"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  <w:t xml:space="preserve">(2), 1–12. </w:t>
      </w:r>
      <w:r w:rsidR="00EF1147">
        <w:fldChar w:fldCharType="begin"/>
      </w:r>
      <w:r w:rsidR="00EF1147" w:rsidRPr="009E084F">
        <w:rPr>
          <w:lang w:val="en-US"/>
          <w:rPrChange w:id="57" w:author="Júlia Alves" w:date="2025-03-15T12:47:00Z">
            <w:rPr/>
          </w:rPrChange>
        </w:rPr>
        <w:instrText xml:space="preserve"> HYPERLINK "https://doi.org/10.1007/s40095-014-0104-6" </w:instrText>
      </w:r>
      <w:r w:rsidR="00EF1147">
        <w:fldChar w:fldCharType="separate"/>
      </w:r>
      <w:r w:rsidRPr="0057637D">
        <w:rPr>
          <w:rStyle w:val="Hyperlink"/>
          <w:rFonts w:ascii="Times New Roman" w:eastAsia="Times New Roman" w:hAnsi="Times New Roman" w:cs="Times New Roman"/>
          <w:sz w:val="24"/>
          <w:szCs w:val="24"/>
          <w:lang w:val="en-GB" w:eastAsia="pt-PT"/>
        </w:rPr>
        <w:t>https://doi.org/10.1007/s40095-014-0104-6</w:t>
      </w:r>
      <w:r w:rsidR="00EF1147">
        <w:rPr>
          <w:rStyle w:val="Hyperlink"/>
          <w:rFonts w:ascii="Times New Roman" w:eastAsia="Times New Roman" w:hAnsi="Times New Roman" w:cs="Times New Roman"/>
          <w:sz w:val="24"/>
          <w:szCs w:val="24"/>
          <w:lang w:val="en-GB" w:eastAsia="pt-PT"/>
        </w:rPr>
        <w:fldChar w:fldCharType="end"/>
      </w:r>
    </w:p>
    <w:p w14:paraId="3C0BFE4D" w14:textId="77777777" w:rsidR="000D3FAC" w:rsidRPr="0057637D" w:rsidRDefault="000D3FAC" w:rsidP="000D3F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</w:pPr>
    </w:p>
    <w:p w14:paraId="3327A2D8" w14:textId="77777777" w:rsidR="000D3FAC" w:rsidRPr="00A97682" w:rsidRDefault="000D3FAC" w:rsidP="000D3F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</w:pPr>
      <w:r w:rsidRPr="0057637D"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  <w:t xml:space="preserve">Pliszka, D., Gourlay, C., </w:t>
      </w:r>
      <w:proofErr w:type="spellStart"/>
      <w:r w:rsidRPr="0057637D"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  <w:t>Abdullazada</w:t>
      </w:r>
      <w:proofErr w:type="spellEnd"/>
      <w:r w:rsidRPr="0057637D"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  <w:t xml:space="preserve">, N., Brice, C., Bouras, N., </w:t>
      </w:r>
      <w:proofErr w:type="spellStart"/>
      <w:r w:rsidRPr="0057637D"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  <w:t>Lesort</w:t>
      </w:r>
      <w:proofErr w:type="spellEnd"/>
      <w:r w:rsidRPr="0057637D"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  <w:t xml:space="preserve">, A. L., Ott, J., </w:t>
      </w:r>
      <w:proofErr w:type="spellStart"/>
      <w:r w:rsidRPr="0057637D"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  <w:t>McWhirr</w:t>
      </w:r>
      <w:proofErr w:type="spellEnd"/>
      <w:r w:rsidRPr="0057637D"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  <w:t xml:space="preserve">, C., &amp; Macleay, A. (2023). Fixed Wind Architecture Comparison for Offshore Green Hydrogen Production. </w:t>
      </w:r>
      <w:r w:rsidRPr="0057637D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pt-PT"/>
        </w:rPr>
        <w:t>Proceedings of the Annual Offshore Technology Conference</w:t>
      </w:r>
      <w:r w:rsidRPr="0057637D"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  <w:t xml:space="preserve">, </w:t>
      </w:r>
      <w:r w:rsidRPr="0057637D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pt-PT"/>
        </w:rPr>
        <w:t>2023</w:t>
      </w:r>
      <w:r w:rsidRPr="0057637D"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  <w:t xml:space="preserve">, MS. </w:t>
      </w:r>
      <w:r w:rsidR="00EF1147">
        <w:fldChar w:fldCharType="begin"/>
      </w:r>
      <w:r w:rsidR="00EF1147" w:rsidRPr="009E084F">
        <w:rPr>
          <w:lang w:val="en-US"/>
          <w:rPrChange w:id="58" w:author="Júlia Alves" w:date="2025-03-15T12:47:00Z">
            <w:rPr/>
          </w:rPrChange>
        </w:rPr>
        <w:instrText xml:space="preserve"> HYPERLINK "https://doi.org/10.4043/32317-MS" </w:instrText>
      </w:r>
      <w:r w:rsidR="00EF1147">
        <w:fldChar w:fldCharType="separate"/>
      </w:r>
      <w:r w:rsidRPr="00A97682">
        <w:rPr>
          <w:rStyle w:val="Hyperlink"/>
          <w:rFonts w:ascii="Times New Roman" w:eastAsia="Times New Roman" w:hAnsi="Times New Roman" w:cs="Times New Roman"/>
          <w:sz w:val="24"/>
          <w:szCs w:val="24"/>
          <w:lang w:val="en-GB" w:eastAsia="pt-PT"/>
        </w:rPr>
        <w:t>https://doi.org/10.4043/32317-MS</w:t>
      </w:r>
      <w:r w:rsidR="00EF1147">
        <w:rPr>
          <w:rStyle w:val="Hyperlink"/>
          <w:rFonts w:ascii="Times New Roman" w:eastAsia="Times New Roman" w:hAnsi="Times New Roman" w:cs="Times New Roman"/>
          <w:sz w:val="24"/>
          <w:szCs w:val="24"/>
          <w:lang w:val="en-GB" w:eastAsia="pt-PT"/>
        </w:rPr>
        <w:fldChar w:fldCharType="end"/>
      </w:r>
    </w:p>
    <w:p w14:paraId="129F0E44" w14:textId="77777777" w:rsidR="000D3FAC" w:rsidRPr="00A97682" w:rsidRDefault="000D3FAC" w:rsidP="000D3F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</w:pPr>
    </w:p>
    <w:p w14:paraId="7AF2F95A" w14:textId="77777777" w:rsidR="000D3FAC" w:rsidRPr="0057637D" w:rsidRDefault="000D3FAC" w:rsidP="000D3F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</w:pPr>
      <w:r w:rsidRPr="0057637D"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  <w:t xml:space="preserve">Tian, T., Li, Y., Huang, L., &amp; Shu, J. (2021). Comparative Analysis on the Economy of Hydrogen Production Technology for Offshore Wind Power Consumption. </w:t>
      </w:r>
      <w:proofErr w:type="spellStart"/>
      <w:r w:rsidRPr="0057637D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pt-PT"/>
        </w:rPr>
        <w:t>Dianli</w:t>
      </w:r>
      <w:proofErr w:type="spellEnd"/>
      <w:r w:rsidRPr="0057637D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pt-PT"/>
        </w:rPr>
        <w:t xml:space="preserve"> </w:t>
      </w:r>
      <w:proofErr w:type="spellStart"/>
      <w:r w:rsidRPr="0057637D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pt-PT"/>
        </w:rPr>
        <w:t>Jianshe</w:t>
      </w:r>
      <w:proofErr w:type="spellEnd"/>
      <w:r w:rsidRPr="0057637D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pt-PT"/>
        </w:rPr>
        <w:t>/Electric Power Construction</w:t>
      </w:r>
      <w:r w:rsidRPr="0057637D"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  <w:t xml:space="preserve">, </w:t>
      </w:r>
      <w:r w:rsidRPr="0057637D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pt-PT"/>
        </w:rPr>
        <w:t>42</w:t>
      </w:r>
      <w:r w:rsidRPr="0057637D"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  <w:t xml:space="preserve">(12), 136–144. </w:t>
      </w:r>
      <w:r w:rsidR="00EF1147">
        <w:fldChar w:fldCharType="begin"/>
      </w:r>
      <w:r w:rsidR="00EF1147" w:rsidRPr="009E084F">
        <w:rPr>
          <w:lang w:val="en-US"/>
          <w:rPrChange w:id="59" w:author="Júlia Alves" w:date="2025-03-15T12:47:00Z">
            <w:rPr/>
          </w:rPrChange>
        </w:rPr>
        <w:instrText xml:space="preserve"> HYPERLINK "https://doi.org/10.12204/j.is</w:instrText>
      </w:r>
      <w:r w:rsidR="00EF1147" w:rsidRPr="009E084F">
        <w:rPr>
          <w:lang w:val="en-US"/>
          <w:rPrChange w:id="60" w:author="Júlia Alves" w:date="2025-03-15T12:47:00Z">
            <w:rPr/>
          </w:rPrChange>
        </w:rPr>
        <w:instrText xml:space="preserve">sn.1000-7229.2021.12.015" </w:instrText>
      </w:r>
      <w:r w:rsidR="00EF1147">
        <w:fldChar w:fldCharType="separate"/>
      </w:r>
      <w:r w:rsidRPr="0057637D">
        <w:rPr>
          <w:rStyle w:val="Hyperlink"/>
          <w:rFonts w:ascii="Times New Roman" w:eastAsia="Times New Roman" w:hAnsi="Times New Roman" w:cs="Times New Roman"/>
          <w:sz w:val="24"/>
          <w:szCs w:val="24"/>
          <w:lang w:val="en-GB" w:eastAsia="pt-PT"/>
        </w:rPr>
        <w:t>https://doi.org/10.12204/j.issn.1000-7229.2021.12.015</w:t>
      </w:r>
      <w:r w:rsidR="00EF1147">
        <w:rPr>
          <w:rStyle w:val="Hyperlink"/>
          <w:rFonts w:ascii="Times New Roman" w:eastAsia="Times New Roman" w:hAnsi="Times New Roman" w:cs="Times New Roman"/>
          <w:sz w:val="24"/>
          <w:szCs w:val="24"/>
          <w:lang w:val="en-GB" w:eastAsia="pt-PT"/>
        </w:rPr>
        <w:fldChar w:fldCharType="end"/>
      </w:r>
    </w:p>
    <w:p w14:paraId="5654E9CE" w14:textId="77777777" w:rsidR="000D3FAC" w:rsidRPr="0057637D" w:rsidRDefault="000D3FAC" w:rsidP="000D3F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</w:pPr>
    </w:p>
    <w:p w14:paraId="129A6446" w14:textId="77777777" w:rsidR="000D3FAC" w:rsidRPr="0057637D" w:rsidRDefault="000D3FAC" w:rsidP="000D3F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</w:pPr>
      <w:r w:rsidRPr="000D3FAC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Zhao, C., &amp; Li, X. (n.d.). </w:t>
      </w:r>
      <w:r w:rsidRPr="0057637D"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  <w:t xml:space="preserve">A 100% Renewable Energy System: Enabling Zero CO2 Emission Offshore Platforms. </w:t>
      </w:r>
      <w:r w:rsidRPr="0057637D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pt-PT"/>
        </w:rPr>
        <w:t>2022 North American Power Symposium, NAPS 2022</w:t>
      </w:r>
      <w:r w:rsidRPr="0057637D"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  <w:t xml:space="preserve">, City. </w:t>
      </w:r>
      <w:r w:rsidR="00EF1147">
        <w:fldChar w:fldCharType="begin"/>
      </w:r>
      <w:r w:rsidR="00EF1147" w:rsidRPr="009E084F">
        <w:rPr>
          <w:lang w:val="en-US"/>
          <w:rPrChange w:id="61" w:author="Júlia Alves" w:date="2025-03-15T12:47:00Z">
            <w:rPr/>
          </w:rPrChange>
        </w:rPr>
        <w:instrText xml:space="preserve"> HYPERLINK "</w:instrText>
      </w:r>
      <w:r w:rsidR="00EF1147" w:rsidRPr="009E084F">
        <w:rPr>
          <w:lang w:val="en-US"/>
          <w:rPrChange w:id="62" w:author="Júlia Alves" w:date="2025-03-15T12:47:00Z">
            <w:rPr/>
          </w:rPrChange>
        </w:rPr>
        <w:instrText xml:space="preserve">https://doi.org/10.1109/NAPS56150.2022.10012189" </w:instrText>
      </w:r>
      <w:r w:rsidR="00EF1147">
        <w:fldChar w:fldCharType="separate"/>
      </w:r>
      <w:r w:rsidRPr="0057637D">
        <w:rPr>
          <w:rStyle w:val="Hyperlink"/>
          <w:rFonts w:ascii="Times New Roman" w:eastAsia="Times New Roman" w:hAnsi="Times New Roman" w:cs="Times New Roman"/>
          <w:sz w:val="24"/>
          <w:szCs w:val="24"/>
          <w:lang w:val="en-GB" w:eastAsia="pt-PT"/>
        </w:rPr>
        <w:t>https://doi.org/10.1109/NAPS56150.2022.10012189</w:t>
      </w:r>
      <w:r w:rsidR="00EF1147">
        <w:rPr>
          <w:rStyle w:val="Hyperlink"/>
          <w:rFonts w:ascii="Times New Roman" w:eastAsia="Times New Roman" w:hAnsi="Times New Roman" w:cs="Times New Roman"/>
          <w:sz w:val="24"/>
          <w:szCs w:val="24"/>
          <w:lang w:val="en-GB" w:eastAsia="pt-PT"/>
        </w:rPr>
        <w:fldChar w:fldCharType="end"/>
      </w:r>
    </w:p>
    <w:p w14:paraId="48057C23" w14:textId="77777777" w:rsidR="000D3FAC" w:rsidRPr="0057637D" w:rsidRDefault="000D3FAC" w:rsidP="000D3F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</w:pPr>
    </w:p>
    <w:p w14:paraId="15783916" w14:textId="77777777" w:rsidR="000D3FAC" w:rsidRPr="0057637D" w:rsidRDefault="000D3FAC" w:rsidP="000D3F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</w:pPr>
    </w:p>
    <w:p w14:paraId="0DBB6DAC" w14:textId="58BC3E86" w:rsidR="00A55D15" w:rsidRPr="0057637D" w:rsidRDefault="00A55D15" w:rsidP="00A55D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</w:pPr>
      <w:r w:rsidRPr="00A55D15">
        <w:rPr>
          <w:rFonts w:ascii="Times New Roman" w:eastAsia="Times New Roman" w:hAnsi="Times New Roman" w:cs="Times New Roman"/>
          <w:sz w:val="24"/>
          <w:szCs w:val="24"/>
          <w:lang w:eastAsia="pt-PT"/>
        </w:rPr>
        <w:lastRenderedPageBreak/>
        <w:t xml:space="preserve">Agbossou*, K., Adzakpa, K. P., Anouar, A., Agbossou*, K., Adzakpa, K. P., &amp; Anouar, A. (2007). </w:t>
      </w:r>
      <w:r w:rsidRPr="0057637D"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  <w:t xml:space="preserve">Renewable Hydrogen Production and Distribution Options for Fuel Cells Use. </w:t>
      </w:r>
      <w:r w:rsidRPr="0057637D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pt-PT"/>
        </w:rPr>
        <w:t>SAE Technical Papers</w:t>
      </w:r>
      <w:r w:rsidRPr="0057637D"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  <w:t xml:space="preserve">. </w:t>
      </w:r>
      <w:hyperlink r:id="rId9" w:history="1">
        <w:r w:rsidRPr="0057637D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en-GB" w:eastAsia="pt-PT"/>
          </w:rPr>
          <w:t>https://doi.org/10.4271/2007-01-0014</w:t>
        </w:r>
      </w:hyperlink>
    </w:p>
    <w:p w14:paraId="331AA1E5" w14:textId="77777777" w:rsidR="00A55D15" w:rsidRPr="0057637D" w:rsidRDefault="00A55D15" w:rsidP="00A55D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</w:pPr>
    </w:p>
    <w:p w14:paraId="6A6B1881" w14:textId="6D3AB613" w:rsidR="00A55D15" w:rsidRDefault="00A55D15" w:rsidP="00A55D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4F0145">
        <w:rPr>
          <w:rFonts w:ascii="Times New Roman" w:eastAsia="Times New Roman" w:hAnsi="Times New Roman" w:cs="Times New Roman"/>
          <w:sz w:val="24"/>
          <w:szCs w:val="24"/>
          <w:lang w:eastAsia="pt-PT"/>
          <w:rPrChange w:id="63" w:author="Rita Clemente Torres" w:date="2025-03-10T13:00:00Z">
            <w:rPr>
              <w:rFonts w:ascii="Times New Roman" w:eastAsia="Times New Roman" w:hAnsi="Times New Roman" w:cs="Times New Roman"/>
              <w:sz w:val="24"/>
              <w:szCs w:val="24"/>
              <w:lang w:val="en-GB" w:eastAsia="pt-PT"/>
            </w:rPr>
          </w:rPrChange>
        </w:rPr>
        <w:t xml:space="preserve">Bhaskar, A., Assadi, M., &amp; Somehsaraei, H. N. (2020). </w:t>
      </w:r>
      <w:r w:rsidRPr="0057637D"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  <w:t xml:space="preserve">Decarbonization of the Iron and Steel Industry with Direct Reduction of Iron Ore with Green Hydrogen. </w:t>
      </w:r>
      <w:r w:rsidRPr="00A55D15">
        <w:rPr>
          <w:rFonts w:ascii="Times New Roman" w:eastAsia="Times New Roman" w:hAnsi="Times New Roman" w:cs="Times New Roman"/>
          <w:i/>
          <w:iCs/>
          <w:sz w:val="24"/>
          <w:szCs w:val="24"/>
          <w:lang w:eastAsia="pt-PT"/>
        </w:rPr>
        <w:t>Energies 2020, Vol. 13, Page 758</w:t>
      </w:r>
      <w:r w:rsidRPr="00A55D15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, </w:t>
      </w:r>
      <w:r w:rsidRPr="00A55D15">
        <w:rPr>
          <w:rFonts w:ascii="Times New Roman" w:eastAsia="Times New Roman" w:hAnsi="Times New Roman" w:cs="Times New Roman"/>
          <w:i/>
          <w:iCs/>
          <w:sz w:val="24"/>
          <w:szCs w:val="24"/>
          <w:lang w:eastAsia="pt-PT"/>
        </w:rPr>
        <w:t>13</w:t>
      </w:r>
      <w:r w:rsidRPr="00A55D15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(3), 758. </w:t>
      </w:r>
      <w:hyperlink r:id="rId10" w:history="1">
        <w:r w:rsidRPr="00A55D15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pt-PT"/>
          </w:rPr>
          <w:t>https://doi.org/10.3390/EN13030758</w:t>
        </w:r>
      </w:hyperlink>
    </w:p>
    <w:p w14:paraId="3985B777" w14:textId="77777777" w:rsidR="00A55D15" w:rsidRPr="00A55D15" w:rsidRDefault="00A55D15" w:rsidP="00A55D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</w:p>
    <w:p w14:paraId="2997EF78" w14:textId="18A0F779" w:rsidR="00A55D15" w:rsidRPr="00A97682" w:rsidRDefault="00A55D15" w:rsidP="00A55D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pt-PT"/>
          <w:rPrChange w:id="64" w:author="Haitong Xu" w:date="2025-03-09T15:36:00Z">
            <w:rPr>
              <w:rFonts w:ascii="Times New Roman" w:eastAsia="Times New Roman" w:hAnsi="Times New Roman" w:cs="Times New Roman"/>
              <w:sz w:val="24"/>
              <w:szCs w:val="24"/>
              <w:lang w:eastAsia="pt-PT"/>
            </w:rPr>
          </w:rPrChange>
        </w:rPr>
      </w:pPr>
      <w:r w:rsidRPr="004F0145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Condon, S. K., Cherubini, F., Djun, M., &amp; Watanabe, B. (2023). </w:t>
      </w:r>
      <w:r w:rsidRPr="0057637D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pt-PT"/>
        </w:rPr>
        <w:t>Environmental aspects of offshore H2 production from offshore wind farms</w:t>
      </w:r>
      <w:r w:rsidRPr="0057637D"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  <w:t>.</w:t>
      </w:r>
      <w:ins w:id="65" w:author="Haitong Xu" w:date="2025-03-09T15:36:00Z">
        <w:r w:rsidR="00A97682">
          <w:rPr>
            <w:rFonts w:ascii="Times New Roman" w:eastAsia="Times New Roman" w:hAnsi="Times New Roman" w:cs="Times New Roman"/>
            <w:sz w:val="24"/>
            <w:szCs w:val="24"/>
            <w:lang w:val="en-GB" w:eastAsia="pt-PT"/>
          </w:rPr>
          <w:t xml:space="preserve"> </w:t>
        </w:r>
        <w:r w:rsidR="00A97682" w:rsidRPr="00A97682">
          <w:rPr>
            <w:rFonts w:ascii="Times New Roman" w:eastAsia="Times New Roman" w:hAnsi="Times New Roman" w:cs="Times New Roman"/>
            <w:sz w:val="24"/>
            <w:szCs w:val="24"/>
            <w:lang w:val="en-GB" w:eastAsia="pt-PT"/>
          </w:rPr>
          <w:t>Master thesis</w:t>
        </w:r>
        <w:r w:rsidR="00A97682">
          <w:rPr>
            <w:rFonts w:ascii="Times New Roman" w:eastAsia="Times New Roman" w:hAnsi="Times New Roman" w:cs="Times New Roman"/>
            <w:sz w:val="24"/>
            <w:szCs w:val="24"/>
            <w:lang w:val="en-GB" w:eastAsia="pt-PT"/>
          </w:rPr>
          <w:t>, NTNU.</w:t>
        </w:r>
      </w:ins>
      <w:r w:rsidRPr="0057637D"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  <w:t xml:space="preserve"> </w:t>
      </w:r>
      <w:r>
        <w:fldChar w:fldCharType="begin"/>
      </w:r>
      <w:r w:rsidRPr="00A97682">
        <w:rPr>
          <w:lang w:val="en-GB"/>
        </w:rPr>
        <w:instrText>HYPERLINK "https://ntnuopen.ntnu.no/ntnu-xmlui/handle/11250/3092162"</w:instrText>
      </w:r>
      <w:r>
        <w:fldChar w:fldCharType="separate"/>
      </w:r>
      <w:r w:rsidRPr="00A97682">
        <w:rPr>
          <w:rStyle w:val="Hyperlink"/>
          <w:rFonts w:ascii="Times New Roman" w:eastAsia="Times New Roman" w:hAnsi="Times New Roman" w:cs="Times New Roman"/>
          <w:sz w:val="24"/>
          <w:szCs w:val="24"/>
          <w:lang w:val="en-GB" w:eastAsia="pt-PT"/>
          <w:rPrChange w:id="66" w:author="Haitong Xu" w:date="2025-03-09T15:36:00Z">
            <w:rPr>
              <w:rStyle w:val="Hyperlink"/>
              <w:rFonts w:ascii="Times New Roman" w:eastAsia="Times New Roman" w:hAnsi="Times New Roman" w:cs="Times New Roman"/>
              <w:sz w:val="24"/>
              <w:szCs w:val="24"/>
              <w:lang w:eastAsia="pt-PT"/>
            </w:rPr>
          </w:rPrChange>
        </w:rPr>
        <w:t>https://ntnuopen.ntnu.no/ntnu-xmlui/handle/11250/3092162</w:t>
      </w:r>
      <w:r>
        <w:fldChar w:fldCharType="end"/>
      </w:r>
    </w:p>
    <w:p w14:paraId="2FB7D7D5" w14:textId="77777777" w:rsidR="00A55D15" w:rsidRPr="00A97682" w:rsidRDefault="00A55D15" w:rsidP="00A55D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pt-PT"/>
          <w:rPrChange w:id="67" w:author="Haitong Xu" w:date="2025-03-09T15:36:00Z">
            <w:rPr>
              <w:rFonts w:ascii="Times New Roman" w:eastAsia="Times New Roman" w:hAnsi="Times New Roman" w:cs="Times New Roman"/>
              <w:sz w:val="24"/>
              <w:szCs w:val="24"/>
              <w:lang w:eastAsia="pt-PT"/>
            </w:rPr>
          </w:rPrChange>
        </w:rPr>
      </w:pPr>
    </w:p>
    <w:p w14:paraId="665EDF4F" w14:textId="4AD9FFC2" w:rsidR="00A55D15" w:rsidRDefault="00A55D15" w:rsidP="1E3564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proofErr w:type="spellStart"/>
      <w:r w:rsidRPr="002A5820">
        <w:rPr>
          <w:rFonts w:ascii="Times New Roman" w:eastAsia="Times New Roman" w:hAnsi="Times New Roman" w:cs="Times New Roman"/>
          <w:sz w:val="24"/>
          <w:szCs w:val="24"/>
          <w:lang w:val="es-ES" w:eastAsia="pt-PT"/>
          <w:rPrChange w:id="68" w:author="Júlia Alves" w:date="2025-03-15T10:32:00Z">
            <w:rPr>
              <w:rFonts w:ascii="Times New Roman" w:eastAsia="Times New Roman" w:hAnsi="Times New Roman" w:cs="Times New Roman"/>
              <w:sz w:val="24"/>
              <w:szCs w:val="24"/>
              <w:lang w:eastAsia="pt-PT"/>
            </w:rPr>
          </w:rPrChange>
        </w:rPr>
        <w:t>Durakovic</w:t>
      </w:r>
      <w:proofErr w:type="spellEnd"/>
      <w:r w:rsidRPr="002A5820">
        <w:rPr>
          <w:rFonts w:ascii="Times New Roman" w:eastAsia="Times New Roman" w:hAnsi="Times New Roman" w:cs="Times New Roman"/>
          <w:sz w:val="24"/>
          <w:szCs w:val="24"/>
          <w:lang w:val="es-ES" w:eastAsia="pt-PT"/>
          <w:rPrChange w:id="69" w:author="Júlia Alves" w:date="2025-03-15T10:32:00Z">
            <w:rPr>
              <w:rFonts w:ascii="Times New Roman" w:eastAsia="Times New Roman" w:hAnsi="Times New Roman" w:cs="Times New Roman"/>
              <w:sz w:val="24"/>
              <w:szCs w:val="24"/>
              <w:lang w:eastAsia="pt-PT"/>
            </w:rPr>
          </w:rPrChange>
        </w:rPr>
        <w:t xml:space="preserve">, G., del Granado, P. C., &amp; </w:t>
      </w:r>
      <w:proofErr w:type="spellStart"/>
      <w:r w:rsidRPr="002A5820">
        <w:rPr>
          <w:rFonts w:ascii="Times New Roman" w:eastAsia="Times New Roman" w:hAnsi="Times New Roman" w:cs="Times New Roman"/>
          <w:sz w:val="24"/>
          <w:szCs w:val="24"/>
          <w:lang w:val="es-ES" w:eastAsia="pt-PT"/>
          <w:rPrChange w:id="70" w:author="Júlia Alves" w:date="2025-03-15T10:32:00Z">
            <w:rPr>
              <w:rFonts w:ascii="Times New Roman" w:eastAsia="Times New Roman" w:hAnsi="Times New Roman" w:cs="Times New Roman"/>
              <w:sz w:val="24"/>
              <w:szCs w:val="24"/>
              <w:lang w:eastAsia="pt-PT"/>
            </w:rPr>
          </w:rPrChange>
        </w:rPr>
        <w:t>Tomasgard</w:t>
      </w:r>
      <w:proofErr w:type="spellEnd"/>
      <w:r w:rsidRPr="002A5820">
        <w:rPr>
          <w:rFonts w:ascii="Times New Roman" w:eastAsia="Times New Roman" w:hAnsi="Times New Roman" w:cs="Times New Roman"/>
          <w:sz w:val="24"/>
          <w:szCs w:val="24"/>
          <w:lang w:val="es-ES" w:eastAsia="pt-PT"/>
          <w:rPrChange w:id="71" w:author="Júlia Alves" w:date="2025-03-15T10:32:00Z">
            <w:rPr>
              <w:rFonts w:ascii="Times New Roman" w:eastAsia="Times New Roman" w:hAnsi="Times New Roman" w:cs="Times New Roman"/>
              <w:sz w:val="24"/>
              <w:szCs w:val="24"/>
              <w:lang w:eastAsia="pt-PT"/>
            </w:rPr>
          </w:rPrChange>
        </w:rPr>
        <w:t xml:space="preserve">, A. (2023). </w:t>
      </w:r>
      <w:r w:rsidRPr="1E35640A"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  <w:t xml:space="preserve">Powering Europe with North Sea offshore wind: The impact of hydrogen investments on grid infrastructure and power prices. </w:t>
      </w:r>
      <w:r w:rsidRPr="1E35640A">
        <w:rPr>
          <w:rFonts w:ascii="Times New Roman" w:eastAsia="Times New Roman" w:hAnsi="Times New Roman" w:cs="Times New Roman"/>
          <w:i/>
          <w:iCs/>
          <w:sz w:val="24"/>
          <w:szCs w:val="24"/>
          <w:lang w:eastAsia="pt-PT"/>
        </w:rPr>
        <w:t>Energy</w:t>
      </w:r>
      <w:r w:rsidRPr="1E35640A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, </w:t>
      </w:r>
      <w:r w:rsidRPr="1E35640A">
        <w:rPr>
          <w:rFonts w:ascii="Times New Roman" w:eastAsia="Times New Roman" w:hAnsi="Times New Roman" w:cs="Times New Roman"/>
          <w:i/>
          <w:iCs/>
          <w:sz w:val="24"/>
          <w:szCs w:val="24"/>
          <w:lang w:eastAsia="pt-PT"/>
        </w:rPr>
        <w:t>263</w:t>
      </w:r>
      <w:r w:rsidRPr="1E35640A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, 125654. </w:t>
      </w:r>
      <w:hyperlink r:id="rId11" w:history="1">
        <w:r w:rsidRPr="1E35640A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pt-PT"/>
          </w:rPr>
          <w:t>https://doi.org/10.1016/J.ENERGY.2022.125654</w:t>
        </w:r>
      </w:hyperlink>
    </w:p>
    <w:p w14:paraId="7A9F56E2" w14:textId="77777777" w:rsidR="00A55D15" w:rsidRPr="00A55D15" w:rsidRDefault="00A55D15" w:rsidP="00A55D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</w:p>
    <w:p w14:paraId="2DE5F969" w14:textId="34A1A1E0" w:rsidR="00A55D15" w:rsidRPr="0057637D" w:rsidRDefault="00A55D15" w:rsidP="00A55D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</w:pPr>
      <w:r w:rsidRPr="00A55D15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Germscheidt, R. L., Moreira, D. E. B., Yoshimura, R. G., Gasbarro, N. P., Datti, E., dos Santos, P. L., &amp; Bonacin, J. A. (2021). </w:t>
      </w:r>
      <w:r w:rsidRPr="0057637D"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  <w:t xml:space="preserve">Hydrogen Environmental Benefits Depend on the Way of Production: An Overview of the Main Processes Production and Challenges by 2050. </w:t>
      </w:r>
      <w:r w:rsidRPr="0057637D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pt-PT"/>
        </w:rPr>
        <w:t>Advanced Energy and Sustainability Research</w:t>
      </w:r>
      <w:r w:rsidRPr="0057637D"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  <w:t xml:space="preserve">, </w:t>
      </w:r>
      <w:r w:rsidRPr="0057637D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pt-PT"/>
        </w:rPr>
        <w:t>2</w:t>
      </w:r>
      <w:r w:rsidRPr="0057637D"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  <w:t xml:space="preserve">(10), 2100093. </w:t>
      </w:r>
      <w:r w:rsidR="00EF1147">
        <w:fldChar w:fldCharType="begin"/>
      </w:r>
      <w:r w:rsidR="00EF1147" w:rsidRPr="009E084F">
        <w:rPr>
          <w:lang w:val="en-US"/>
          <w:rPrChange w:id="72" w:author="Júlia Alves" w:date="2025-03-15T12:47:00Z">
            <w:rPr/>
          </w:rPrChange>
        </w:rPr>
        <w:instrText xml:space="preserve"> HYPERLINK "https://doi.org/10.1002/AESR.202100093" </w:instrText>
      </w:r>
      <w:r w:rsidR="00EF1147">
        <w:fldChar w:fldCharType="separate"/>
      </w:r>
      <w:r w:rsidRPr="0057637D">
        <w:rPr>
          <w:rStyle w:val="Hyperlink"/>
          <w:rFonts w:ascii="Times New Roman" w:eastAsia="Times New Roman" w:hAnsi="Times New Roman" w:cs="Times New Roman"/>
          <w:sz w:val="24"/>
          <w:szCs w:val="24"/>
          <w:lang w:val="en-GB" w:eastAsia="pt-PT"/>
        </w:rPr>
        <w:t>https://doi.org/10.1002/AESR.202100093</w:t>
      </w:r>
      <w:r w:rsidR="00EF1147">
        <w:rPr>
          <w:rStyle w:val="Hyperlink"/>
          <w:rFonts w:ascii="Times New Roman" w:eastAsia="Times New Roman" w:hAnsi="Times New Roman" w:cs="Times New Roman"/>
          <w:sz w:val="24"/>
          <w:szCs w:val="24"/>
          <w:lang w:val="en-GB" w:eastAsia="pt-PT"/>
        </w:rPr>
        <w:fldChar w:fldCharType="end"/>
      </w:r>
    </w:p>
    <w:p w14:paraId="08F06906" w14:textId="77777777" w:rsidR="00A55D15" w:rsidRPr="0057637D" w:rsidRDefault="00A55D15" w:rsidP="00A55D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</w:pPr>
    </w:p>
    <w:p w14:paraId="6A9E04D6" w14:textId="0AC49F2E" w:rsidR="00A55D15" w:rsidRPr="009E084F" w:rsidRDefault="00A55D15" w:rsidP="00A55D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pt-PT"/>
          <w:rPrChange w:id="73" w:author="Júlia Alves" w:date="2025-03-15T12:47:00Z">
            <w:rPr>
              <w:rFonts w:ascii="Times New Roman" w:eastAsia="Times New Roman" w:hAnsi="Times New Roman" w:cs="Times New Roman"/>
              <w:sz w:val="24"/>
              <w:szCs w:val="24"/>
              <w:lang w:val="en-GB" w:eastAsia="pt-PT"/>
            </w:rPr>
          </w:rPrChange>
        </w:rPr>
      </w:pPr>
      <w:r w:rsidRPr="0057637D"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  <w:t xml:space="preserve">Lei, J., Zhang, H., Pan, J., Zhuo, Y., Chen, A., Chen, W., Yang, Z., Feng, K., Li, L., Wang, B., Jiao, L., &amp; Jiao, K. (2024). Techno-Economic Assessment of a Full-Chain Hydrogen Production by Offshore Wind Power. </w:t>
      </w:r>
      <w:proofErr w:type="spellStart"/>
      <w:r w:rsidRPr="009E084F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pt-PT"/>
          <w:rPrChange w:id="74" w:author="Júlia Alves" w:date="2025-03-15T12:47:00Z">
            <w:rPr>
              <w:rFonts w:ascii="Times New Roman" w:eastAsia="Times New Roman" w:hAnsi="Times New Roman" w:cs="Times New Roman"/>
              <w:i/>
              <w:iCs/>
              <w:sz w:val="24"/>
              <w:szCs w:val="24"/>
              <w:lang w:val="en-GB" w:eastAsia="pt-PT"/>
            </w:rPr>
          </w:rPrChange>
        </w:rPr>
        <w:t>Energies</w:t>
      </w:r>
      <w:proofErr w:type="spellEnd"/>
      <w:r w:rsidRPr="009E084F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pt-PT"/>
          <w:rPrChange w:id="75" w:author="Júlia Alves" w:date="2025-03-15T12:47:00Z">
            <w:rPr>
              <w:rFonts w:ascii="Times New Roman" w:eastAsia="Times New Roman" w:hAnsi="Times New Roman" w:cs="Times New Roman"/>
              <w:i/>
              <w:iCs/>
              <w:sz w:val="24"/>
              <w:szCs w:val="24"/>
              <w:lang w:val="en-GB" w:eastAsia="pt-PT"/>
            </w:rPr>
          </w:rPrChange>
        </w:rPr>
        <w:t xml:space="preserve"> 2024, </w:t>
      </w:r>
      <w:del w:id="76" w:author="Haitong Xu" w:date="2025-03-09T15:37:00Z">
        <w:r w:rsidRPr="009E084F" w:rsidDel="00A97682">
          <w:rPr>
            <w:rFonts w:ascii="Times New Roman" w:eastAsia="Times New Roman" w:hAnsi="Times New Roman" w:cs="Times New Roman"/>
            <w:i/>
            <w:iCs/>
            <w:sz w:val="24"/>
            <w:szCs w:val="24"/>
            <w:lang w:val="es-ES" w:eastAsia="pt-PT"/>
            <w:rPrChange w:id="77" w:author="Júlia Alves" w:date="2025-03-15T12:47:00Z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GB" w:eastAsia="pt-PT"/>
              </w:rPr>
            </w:rPrChange>
          </w:rPr>
          <w:delText>Vol. 17, Page 2447</w:delText>
        </w:r>
        <w:r w:rsidRPr="009E084F" w:rsidDel="00A97682">
          <w:rPr>
            <w:rFonts w:ascii="Times New Roman" w:eastAsia="Times New Roman" w:hAnsi="Times New Roman" w:cs="Times New Roman"/>
            <w:sz w:val="24"/>
            <w:szCs w:val="24"/>
            <w:lang w:val="es-ES" w:eastAsia="pt-PT"/>
            <w:rPrChange w:id="78" w:author="Júlia Alves" w:date="2025-03-15T12:47:00Z">
              <w:rPr>
                <w:rFonts w:ascii="Times New Roman" w:eastAsia="Times New Roman" w:hAnsi="Times New Roman" w:cs="Times New Roman"/>
                <w:sz w:val="24"/>
                <w:szCs w:val="24"/>
                <w:lang w:val="en-GB" w:eastAsia="pt-PT"/>
              </w:rPr>
            </w:rPrChange>
          </w:rPr>
          <w:delText xml:space="preserve">, </w:delText>
        </w:r>
      </w:del>
      <w:r w:rsidRPr="009E084F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pt-PT"/>
          <w:rPrChange w:id="79" w:author="Júlia Alves" w:date="2025-03-15T12:47:00Z">
            <w:rPr>
              <w:rFonts w:ascii="Times New Roman" w:eastAsia="Times New Roman" w:hAnsi="Times New Roman" w:cs="Times New Roman"/>
              <w:i/>
              <w:iCs/>
              <w:sz w:val="24"/>
              <w:szCs w:val="24"/>
              <w:lang w:val="en-GB" w:eastAsia="pt-PT"/>
            </w:rPr>
          </w:rPrChange>
        </w:rPr>
        <w:t>17</w:t>
      </w:r>
      <w:r w:rsidRPr="009E084F">
        <w:rPr>
          <w:rFonts w:ascii="Times New Roman" w:eastAsia="Times New Roman" w:hAnsi="Times New Roman" w:cs="Times New Roman"/>
          <w:sz w:val="24"/>
          <w:szCs w:val="24"/>
          <w:lang w:val="es-ES" w:eastAsia="pt-PT"/>
          <w:rPrChange w:id="80" w:author="Júlia Alves" w:date="2025-03-15T12:47:00Z">
            <w:rPr>
              <w:rFonts w:ascii="Times New Roman" w:eastAsia="Times New Roman" w:hAnsi="Times New Roman" w:cs="Times New Roman"/>
              <w:sz w:val="24"/>
              <w:szCs w:val="24"/>
              <w:lang w:val="en-GB" w:eastAsia="pt-PT"/>
            </w:rPr>
          </w:rPrChange>
        </w:rPr>
        <w:t xml:space="preserve">(11), 2447. </w:t>
      </w:r>
      <w:r w:rsidR="00EF1147">
        <w:fldChar w:fldCharType="begin"/>
      </w:r>
      <w:r w:rsidR="00EF1147" w:rsidRPr="009E084F">
        <w:rPr>
          <w:lang w:val="es-ES"/>
          <w:rPrChange w:id="81" w:author="Júlia Alves" w:date="2025-03-15T12:47:00Z">
            <w:rPr/>
          </w:rPrChange>
        </w:rPr>
        <w:instrText xml:space="preserve"> HYPERLINK "https://doi.org/10.3390/EN17112447" </w:instrText>
      </w:r>
      <w:r w:rsidR="00EF1147">
        <w:fldChar w:fldCharType="separate"/>
      </w:r>
      <w:r w:rsidRPr="009E084F">
        <w:rPr>
          <w:rStyle w:val="Hyperlink"/>
          <w:rFonts w:ascii="Times New Roman" w:eastAsia="Times New Roman" w:hAnsi="Times New Roman" w:cs="Times New Roman"/>
          <w:sz w:val="24"/>
          <w:szCs w:val="24"/>
          <w:lang w:val="es-ES" w:eastAsia="pt-PT"/>
          <w:rPrChange w:id="82" w:author="Júlia Alves" w:date="2025-03-15T12:47:00Z">
            <w:rPr>
              <w:rStyle w:val="Hyperlink"/>
              <w:rFonts w:ascii="Times New Roman" w:eastAsia="Times New Roman" w:hAnsi="Times New Roman" w:cs="Times New Roman"/>
              <w:sz w:val="24"/>
              <w:szCs w:val="24"/>
              <w:lang w:val="en-GB" w:eastAsia="pt-PT"/>
            </w:rPr>
          </w:rPrChange>
        </w:rPr>
        <w:t>https://doi.org/10.3390/EN17112447</w:t>
      </w:r>
      <w:r w:rsidR="00EF1147">
        <w:rPr>
          <w:rStyle w:val="Hyperlink"/>
          <w:rFonts w:ascii="Times New Roman" w:eastAsia="Times New Roman" w:hAnsi="Times New Roman" w:cs="Times New Roman"/>
          <w:sz w:val="24"/>
          <w:szCs w:val="24"/>
          <w:lang w:val="en-GB" w:eastAsia="pt-PT"/>
        </w:rPr>
        <w:fldChar w:fldCharType="end"/>
      </w:r>
    </w:p>
    <w:p w14:paraId="494E1E03" w14:textId="77777777" w:rsidR="00A55D15" w:rsidRPr="009E084F" w:rsidRDefault="00A55D15" w:rsidP="00A55D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pt-PT"/>
          <w:rPrChange w:id="83" w:author="Júlia Alves" w:date="2025-03-15T12:47:00Z">
            <w:rPr>
              <w:rFonts w:ascii="Times New Roman" w:eastAsia="Times New Roman" w:hAnsi="Times New Roman" w:cs="Times New Roman"/>
              <w:sz w:val="24"/>
              <w:szCs w:val="24"/>
              <w:lang w:val="en-GB" w:eastAsia="pt-PT"/>
            </w:rPr>
          </w:rPrChange>
        </w:rPr>
      </w:pPr>
    </w:p>
    <w:p w14:paraId="4B2C81D3" w14:textId="2FCCA8C4" w:rsidR="00A55D15" w:rsidRDefault="00A55D15" w:rsidP="00A55D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9E084F">
        <w:rPr>
          <w:rFonts w:ascii="Times New Roman" w:eastAsia="Times New Roman" w:hAnsi="Times New Roman" w:cs="Times New Roman"/>
          <w:sz w:val="24"/>
          <w:szCs w:val="24"/>
          <w:lang w:val="es-ES" w:eastAsia="pt-PT"/>
          <w:rPrChange w:id="84" w:author="Júlia Alves" w:date="2025-03-15T12:47:00Z">
            <w:rPr>
              <w:rFonts w:ascii="Times New Roman" w:eastAsia="Times New Roman" w:hAnsi="Times New Roman" w:cs="Times New Roman"/>
              <w:sz w:val="24"/>
              <w:szCs w:val="24"/>
              <w:lang w:val="en-GB" w:eastAsia="pt-PT"/>
            </w:rPr>
          </w:rPrChange>
        </w:rPr>
        <w:t xml:space="preserve">Osman, A. I., </w:t>
      </w:r>
      <w:proofErr w:type="spellStart"/>
      <w:r w:rsidRPr="009E084F">
        <w:rPr>
          <w:rFonts w:ascii="Times New Roman" w:eastAsia="Times New Roman" w:hAnsi="Times New Roman" w:cs="Times New Roman"/>
          <w:sz w:val="24"/>
          <w:szCs w:val="24"/>
          <w:lang w:val="es-ES" w:eastAsia="pt-PT"/>
          <w:rPrChange w:id="85" w:author="Júlia Alves" w:date="2025-03-15T12:47:00Z">
            <w:rPr>
              <w:rFonts w:ascii="Times New Roman" w:eastAsia="Times New Roman" w:hAnsi="Times New Roman" w:cs="Times New Roman"/>
              <w:sz w:val="24"/>
              <w:szCs w:val="24"/>
              <w:lang w:val="en-GB" w:eastAsia="pt-PT"/>
            </w:rPr>
          </w:rPrChange>
        </w:rPr>
        <w:t>Mehta</w:t>
      </w:r>
      <w:proofErr w:type="spellEnd"/>
      <w:r w:rsidRPr="009E084F">
        <w:rPr>
          <w:rFonts w:ascii="Times New Roman" w:eastAsia="Times New Roman" w:hAnsi="Times New Roman" w:cs="Times New Roman"/>
          <w:sz w:val="24"/>
          <w:szCs w:val="24"/>
          <w:lang w:val="es-ES" w:eastAsia="pt-PT"/>
          <w:rPrChange w:id="86" w:author="Júlia Alves" w:date="2025-03-15T12:47:00Z">
            <w:rPr>
              <w:rFonts w:ascii="Times New Roman" w:eastAsia="Times New Roman" w:hAnsi="Times New Roman" w:cs="Times New Roman"/>
              <w:sz w:val="24"/>
              <w:szCs w:val="24"/>
              <w:lang w:val="en-GB" w:eastAsia="pt-PT"/>
            </w:rPr>
          </w:rPrChange>
        </w:rPr>
        <w:t xml:space="preserve">, N., </w:t>
      </w:r>
      <w:proofErr w:type="spellStart"/>
      <w:r w:rsidRPr="009E084F">
        <w:rPr>
          <w:rFonts w:ascii="Times New Roman" w:eastAsia="Times New Roman" w:hAnsi="Times New Roman" w:cs="Times New Roman"/>
          <w:sz w:val="24"/>
          <w:szCs w:val="24"/>
          <w:lang w:val="es-ES" w:eastAsia="pt-PT"/>
          <w:rPrChange w:id="87" w:author="Júlia Alves" w:date="2025-03-15T12:47:00Z">
            <w:rPr>
              <w:rFonts w:ascii="Times New Roman" w:eastAsia="Times New Roman" w:hAnsi="Times New Roman" w:cs="Times New Roman"/>
              <w:sz w:val="24"/>
              <w:szCs w:val="24"/>
              <w:lang w:val="en-GB" w:eastAsia="pt-PT"/>
            </w:rPr>
          </w:rPrChange>
        </w:rPr>
        <w:t>Elgarahy</w:t>
      </w:r>
      <w:proofErr w:type="spellEnd"/>
      <w:r w:rsidRPr="009E084F">
        <w:rPr>
          <w:rFonts w:ascii="Times New Roman" w:eastAsia="Times New Roman" w:hAnsi="Times New Roman" w:cs="Times New Roman"/>
          <w:sz w:val="24"/>
          <w:szCs w:val="24"/>
          <w:lang w:val="es-ES" w:eastAsia="pt-PT"/>
          <w:rPrChange w:id="88" w:author="Júlia Alves" w:date="2025-03-15T12:47:00Z">
            <w:rPr>
              <w:rFonts w:ascii="Times New Roman" w:eastAsia="Times New Roman" w:hAnsi="Times New Roman" w:cs="Times New Roman"/>
              <w:sz w:val="24"/>
              <w:szCs w:val="24"/>
              <w:lang w:val="en-GB" w:eastAsia="pt-PT"/>
            </w:rPr>
          </w:rPrChange>
        </w:rPr>
        <w:t xml:space="preserve">, A. M., </w:t>
      </w:r>
      <w:proofErr w:type="spellStart"/>
      <w:r w:rsidRPr="009E084F">
        <w:rPr>
          <w:rFonts w:ascii="Times New Roman" w:eastAsia="Times New Roman" w:hAnsi="Times New Roman" w:cs="Times New Roman"/>
          <w:sz w:val="24"/>
          <w:szCs w:val="24"/>
          <w:lang w:val="es-ES" w:eastAsia="pt-PT"/>
          <w:rPrChange w:id="89" w:author="Júlia Alves" w:date="2025-03-15T12:47:00Z">
            <w:rPr>
              <w:rFonts w:ascii="Times New Roman" w:eastAsia="Times New Roman" w:hAnsi="Times New Roman" w:cs="Times New Roman"/>
              <w:sz w:val="24"/>
              <w:szCs w:val="24"/>
              <w:lang w:val="en-GB" w:eastAsia="pt-PT"/>
            </w:rPr>
          </w:rPrChange>
        </w:rPr>
        <w:t>Hefny</w:t>
      </w:r>
      <w:proofErr w:type="spellEnd"/>
      <w:r w:rsidRPr="009E084F">
        <w:rPr>
          <w:rFonts w:ascii="Times New Roman" w:eastAsia="Times New Roman" w:hAnsi="Times New Roman" w:cs="Times New Roman"/>
          <w:sz w:val="24"/>
          <w:szCs w:val="24"/>
          <w:lang w:val="es-ES" w:eastAsia="pt-PT"/>
          <w:rPrChange w:id="90" w:author="Júlia Alves" w:date="2025-03-15T12:47:00Z">
            <w:rPr>
              <w:rFonts w:ascii="Times New Roman" w:eastAsia="Times New Roman" w:hAnsi="Times New Roman" w:cs="Times New Roman"/>
              <w:sz w:val="24"/>
              <w:szCs w:val="24"/>
              <w:lang w:val="en-GB" w:eastAsia="pt-PT"/>
            </w:rPr>
          </w:rPrChange>
        </w:rPr>
        <w:t>, M., Al-</w:t>
      </w:r>
      <w:proofErr w:type="spellStart"/>
      <w:r w:rsidRPr="009E084F">
        <w:rPr>
          <w:rFonts w:ascii="Times New Roman" w:eastAsia="Times New Roman" w:hAnsi="Times New Roman" w:cs="Times New Roman"/>
          <w:sz w:val="24"/>
          <w:szCs w:val="24"/>
          <w:lang w:val="es-ES" w:eastAsia="pt-PT"/>
          <w:rPrChange w:id="91" w:author="Júlia Alves" w:date="2025-03-15T12:47:00Z">
            <w:rPr>
              <w:rFonts w:ascii="Times New Roman" w:eastAsia="Times New Roman" w:hAnsi="Times New Roman" w:cs="Times New Roman"/>
              <w:sz w:val="24"/>
              <w:szCs w:val="24"/>
              <w:lang w:val="en-GB" w:eastAsia="pt-PT"/>
            </w:rPr>
          </w:rPrChange>
        </w:rPr>
        <w:t>Hinai</w:t>
      </w:r>
      <w:proofErr w:type="spellEnd"/>
      <w:r w:rsidRPr="009E084F">
        <w:rPr>
          <w:rFonts w:ascii="Times New Roman" w:eastAsia="Times New Roman" w:hAnsi="Times New Roman" w:cs="Times New Roman"/>
          <w:sz w:val="24"/>
          <w:szCs w:val="24"/>
          <w:lang w:val="es-ES" w:eastAsia="pt-PT"/>
          <w:rPrChange w:id="92" w:author="Júlia Alves" w:date="2025-03-15T12:47:00Z">
            <w:rPr>
              <w:rFonts w:ascii="Times New Roman" w:eastAsia="Times New Roman" w:hAnsi="Times New Roman" w:cs="Times New Roman"/>
              <w:sz w:val="24"/>
              <w:szCs w:val="24"/>
              <w:lang w:val="en-GB" w:eastAsia="pt-PT"/>
            </w:rPr>
          </w:rPrChange>
        </w:rPr>
        <w:t>, A., Al-</w:t>
      </w:r>
      <w:proofErr w:type="spellStart"/>
      <w:r w:rsidRPr="009E084F">
        <w:rPr>
          <w:rFonts w:ascii="Times New Roman" w:eastAsia="Times New Roman" w:hAnsi="Times New Roman" w:cs="Times New Roman"/>
          <w:sz w:val="24"/>
          <w:szCs w:val="24"/>
          <w:lang w:val="es-ES" w:eastAsia="pt-PT"/>
          <w:rPrChange w:id="93" w:author="Júlia Alves" w:date="2025-03-15T12:47:00Z">
            <w:rPr>
              <w:rFonts w:ascii="Times New Roman" w:eastAsia="Times New Roman" w:hAnsi="Times New Roman" w:cs="Times New Roman"/>
              <w:sz w:val="24"/>
              <w:szCs w:val="24"/>
              <w:lang w:val="en-GB" w:eastAsia="pt-PT"/>
            </w:rPr>
          </w:rPrChange>
        </w:rPr>
        <w:t>Muhtaseb</w:t>
      </w:r>
      <w:proofErr w:type="spellEnd"/>
      <w:r w:rsidRPr="009E084F">
        <w:rPr>
          <w:rFonts w:ascii="Times New Roman" w:eastAsia="Times New Roman" w:hAnsi="Times New Roman" w:cs="Times New Roman"/>
          <w:sz w:val="24"/>
          <w:szCs w:val="24"/>
          <w:lang w:val="es-ES" w:eastAsia="pt-PT"/>
          <w:rPrChange w:id="94" w:author="Júlia Alves" w:date="2025-03-15T12:47:00Z">
            <w:rPr>
              <w:rFonts w:ascii="Times New Roman" w:eastAsia="Times New Roman" w:hAnsi="Times New Roman" w:cs="Times New Roman"/>
              <w:sz w:val="24"/>
              <w:szCs w:val="24"/>
              <w:lang w:val="en-GB" w:eastAsia="pt-PT"/>
            </w:rPr>
          </w:rPrChange>
        </w:rPr>
        <w:t xml:space="preserve">, A. H., &amp; Rooney, D. W. (2021). </w:t>
      </w:r>
      <w:r w:rsidRPr="0057637D"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  <w:t xml:space="preserve">Hydrogen production, storage, utilisation and environmental impacts: a review. </w:t>
      </w:r>
      <w:r w:rsidRPr="0057637D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pt-PT"/>
        </w:rPr>
        <w:t>Environmental Chemistry Letters</w:t>
      </w:r>
      <w:ins w:id="95" w:author="Haitong Xu" w:date="2025-03-09T15:37:00Z">
        <w:r w:rsidR="00A97682">
          <w:rPr>
            <w:rFonts w:ascii="Times New Roman" w:eastAsia="Times New Roman" w:hAnsi="Times New Roman" w:cs="Times New Roman"/>
            <w:i/>
            <w:iCs/>
            <w:sz w:val="24"/>
            <w:szCs w:val="24"/>
            <w:lang w:val="en-GB" w:eastAsia="pt-PT"/>
          </w:rPr>
          <w:t>,</w:t>
        </w:r>
      </w:ins>
      <w:r w:rsidRPr="0057637D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pt-PT"/>
        </w:rPr>
        <w:t xml:space="preserve"> </w:t>
      </w:r>
      <w:del w:id="96" w:author="Haitong Xu" w:date="2025-03-09T15:37:00Z">
        <w:r w:rsidRPr="0057637D" w:rsidDel="00A97682">
          <w:rPr>
            <w:rFonts w:ascii="Times New Roman" w:eastAsia="Times New Roman" w:hAnsi="Times New Roman" w:cs="Times New Roman"/>
            <w:i/>
            <w:iCs/>
            <w:sz w:val="24"/>
            <w:szCs w:val="24"/>
            <w:lang w:val="en-GB" w:eastAsia="pt-PT"/>
          </w:rPr>
          <w:delText>2021 20:1</w:delText>
        </w:r>
        <w:r w:rsidRPr="0057637D" w:rsidDel="00A97682">
          <w:rPr>
            <w:rFonts w:ascii="Times New Roman" w:eastAsia="Times New Roman" w:hAnsi="Times New Roman" w:cs="Times New Roman"/>
            <w:sz w:val="24"/>
            <w:szCs w:val="24"/>
            <w:lang w:val="en-GB" w:eastAsia="pt-PT"/>
          </w:rPr>
          <w:delText xml:space="preserve">, </w:delText>
        </w:r>
      </w:del>
      <w:r w:rsidRPr="0057637D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pt-PT"/>
        </w:rPr>
        <w:t>20</w:t>
      </w:r>
      <w:r w:rsidRPr="0057637D"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  <w:t xml:space="preserve">(1), 153–188. </w:t>
      </w:r>
      <w:r w:rsidR="00EF1147">
        <w:fldChar w:fldCharType="begin"/>
      </w:r>
      <w:r w:rsidR="00EF1147" w:rsidRPr="009E084F">
        <w:rPr>
          <w:lang w:val="en-US"/>
          <w:rPrChange w:id="97" w:author="Júlia Alves" w:date="2025-03-15T12:47:00Z">
            <w:rPr/>
          </w:rPrChange>
        </w:rPr>
        <w:instrText xml:space="preserve"> HYPERLINK "https://doi.org/10.1007/S10311-021-01322-8" </w:instrText>
      </w:r>
      <w:r w:rsidR="00EF1147">
        <w:fldChar w:fldCharType="separate"/>
      </w:r>
      <w:r w:rsidRPr="00A55D15">
        <w:rPr>
          <w:rStyle w:val="Hyperlink"/>
          <w:rFonts w:ascii="Times New Roman" w:eastAsia="Times New Roman" w:hAnsi="Times New Roman" w:cs="Times New Roman"/>
          <w:sz w:val="24"/>
          <w:szCs w:val="24"/>
          <w:lang w:eastAsia="pt-PT"/>
        </w:rPr>
        <w:t>https://doi.org/10.1007/S10311-021-01322-8</w:t>
      </w:r>
      <w:r w:rsidR="00EF1147">
        <w:rPr>
          <w:rStyle w:val="Hyperlink"/>
          <w:rFonts w:ascii="Times New Roman" w:eastAsia="Times New Roman" w:hAnsi="Times New Roman" w:cs="Times New Roman"/>
          <w:sz w:val="24"/>
          <w:szCs w:val="24"/>
          <w:lang w:eastAsia="pt-PT"/>
        </w:rPr>
        <w:fldChar w:fldCharType="end"/>
      </w:r>
    </w:p>
    <w:p w14:paraId="46D92359" w14:textId="01FD45F9" w:rsidR="00A55D15" w:rsidRDefault="00A55D15" w:rsidP="00A55D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</w:p>
    <w:p w14:paraId="5BA8E83C" w14:textId="43D0F790" w:rsidR="00A55D15" w:rsidRPr="0057637D" w:rsidRDefault="00A55D15" w:rsidP="00A55D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</w:pPr>
      <w:r w:rsidRPr="00A55D15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Amores, E., Sánchez-Molina, M., &amp; Sánchez, M. (2021). </w:t>
      </w:r>
      <w:r w:rsidRPr="0057637D"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  <w:t xml:space="preserve">Effects of the marine atmosphere on the components of an alkaline water electrolysis cell for hydrogen production. </w:t>
      </w:r>
      <w:r w:rsidRPr="0057637D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pt-PT"/>
        </w:rPr>
        <w:t>Results in Engineering</w:t>
      </w:r>
      <w:r w:rsidRPr="0057637D"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  <w:t xml:space="preserve">, </w:t>
      </w:r>
      <w:r w:rsidRPr="0057637D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pt-PT"/>
        </w:rPr>
        <w:t>10</w:t>
      </w:r>
      <w:r w:rsidRPr="0057637D"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  <w:t xml:space="preserve">, 100235. </w:t>
      </w:r>
      <w:r w:rsidR="00EF1147">
        <w:fldChar w:fldCharType="begin"/>
      </w:r>
      <w:r w:rsidR="00EF1147" w:rsidRPr="009E084F">
        <w:rPr>
          <w:lang w:val="en-US"/>
          <w:rPrChange w:id="98" w:author="Júlia Alves" w:date="2025-03-15T12:47:00Z">
            <w:rPr/>
          </w:rPrChange>
        </w:rPr>
        <w:instrText xml:space="preserve"> HYPERLINK "https://doi.org/10.1016/J.RINENG.2021.100235" </w:instrText>
      </w:r>
      <w:r w:rsidR="00EF1147">
        <w:fldChar w:fldCharType="separate"/>
      </w:r>
      <w:r w:rsidRPr="0057637D">
        <w:rPr>
          <w:rStyle w:val="Hyperlink"/>
          <w:rFonts w:ascii="Times New Roman" w:eastAsia="Times New Roman" w:hAnsi="Times New Roman" w:cs="Times New Roman"/>
          <w:sz w:val="24"/>
          <w:szCs w:val="24"/>
          <w:lang w:val="en-GB" w:eastAsia="pt-PT"/>
        </w:rPr>
        <w:t>https://doi.org/10.1016/J.RINENG.2021.100235</w:t>
      </w:r>
      <w:r w:rsidR="00EF1147">
        <w:rPr>
          <w:rStyle w:val="Hyperlink"/>
          <w:rFonts w:ascii="Times New Roman" w:eastAsia="Times New Roman" w:hAnsi="Times New Roman" w:cs="Times New Roman"/>
          <w:sz w:val="24"/>
          <w:szCs w:val="24"/>
          <w:lang w:val="en-GB" w:eastAsia="pt-PT"/>
        </w:rPr>
        <w:fldChar w:fldCharType="end"/>
      </w:r>
    </w:p>
    <w:p w14:paraId="05D6FA19" w14:textId="77777777" w:rsidR="00A55D15" w:rsidRPr="0057637D" w:rsidRDefault="00A55D15" w:rsidP="00A55D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</w:pPr>
    </w:p>
    <w:p w14:paraId="79E219CA" w14:textId="7ABD8FA6" w:rsidR="00A55D15" w:rsidRPr="0057637D" w:rsidRDefault="00A55D15" w:rsidP="00A55D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</w:pPr>
      <w:r w:rsidRPr="0057637D"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  <w:t xml:space="preserve">Ibrahim, O. S., </w:t>
      </w:r>
      <w:proofErr w:type="spellStart"/>
      <w:r w:rsidRPr="0057637D"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  <w:t>Singlitico</w:t>
      </w:r>
      <w:proofErr w:type="spellEnd"/>
      <w:r w:rsidRPr="0057637D"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  <w:t xml:space="preserve">, A., </w:t>
      </w:r>
      <w:proofErr w:type="spellStart"/>
      <w:r w:rsidRPr="0057637D"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  <w:t>Proskovics</w:t>
      </w:r>
      <w:proofErr w:type="spellEnd"/>
      <w:r w:rsidRPr="0057637D"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  <w:t xml:space="preserve">, R., McDonagh, S., Desmond, C., &amp; Murphy, J. D. (2022). Dedicated large-scale floating offshore wind to hydrogen: Assessing design variables in proposed typologies. </w:t>
      </w:r>
      <w:r w:rsidRPr="0057637D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pt-PT"/>
        </w:rPr>
        <w:t>Renewable and Sustainable Energy Reviews</w:t>
      </w:r>
      <w:r w:rsidRPr="0057637D"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  <w:t xml:space="preserve">, </w:t>
      </w:r>
      <w:r w:rsidRPr="0057637D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pt-PT"/>
        </w:rPr>
        <w:t>160</w:t>
      </w:r>
      <w:r w:rsidRPr="0057637D"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  <w:t xml:space="preserve">, 112310. </w:t>
      </w:r>
      <w:r w:rsidR="00EF1147">
        <w:fldChar w:fldCharType="begin"/>
      </w:r>
      <w:r w:rsidR="00EF1147" w:rsidRPr="009E084F">
        <w:rPr>
          <w:lang w:val="en-US"/>
          <w:rPrChange w:id="99" w:author="Júlia Alves" w:date="2025-03-15T12:47:00Z">
            <w:rPr/>
          </w:rPrChange>
        </w:rPr>
        <w:instrText xml:space="preserve"> HYPERLINK "https://doi.org/10.1016/J.RSER.2022.112310" </w:instrText>
      </w:r>
      <w:r w:rsidR="00EF1147">
        <w:fldChar w:fldCharType="separate"/>
      </w:r>
      <w:r w:rsidRPr="0057637D">
        <w:rPr>
          <w:rStyle w:val="Hyperlink"/>
          <w:rFonts w:ascii="Times New Roman" w:eastAsia="Times New Roman" w:hAnsi="Times New Roman" w:cs="Times New Roman"/>
          <w:sz w:val="24"/>
          <w:szCs w:val="24"/>
          <w:lang w:val="en-GB" w:eastAsia="pt-PT"/>
        </w:rPr>
        <w:t>https://doi.org/10.1016/J.RSER.2022.112310</w:t>
      </w:r>
      <w:r w:rsidR="00EF1147">
        <w:rPr>
          <w:rStyle w:val="Hyperlink"/>
          <w:rFonts w:ascii="Times New Roman" w:eastAsia="Times New Roman" w:hAnsi="Times New Roman" w:cs="Times New Roman"/>
          <w:sz w:val="24"/>
          <w:szCs w:val="24"/>
          <w:lang w:val="en-GB" w:eastAsia="pt-PT"/>
        </w:rPr>
        <w:fldChar w:fldCharType="end"/>
      </w:r>
    </w:p>
    <w:p w14:paraId="7FA6FD97" w14:textId="77777777" w:rsidR="00A55D15" w:rsidRPr="0057637D" w:rsidRDefault="00A55D15" w:rsidP="00A55D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</w:pPr>
    </w:p>
    <w:p w14:paraId="72044BF9" w14:textId="60FE4D60" w:rsidR="00A55D15" w:rsidRDefault="00A55D15" w:rsidP="00A55D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57637D"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  <w:t xml:space="preserve">Luis, J., Pomar, B., Zandén, P., Assistant, K., Andrés, V., Ballester, C., &amp; </w:t>
      </w:r>
      <w:proofErr w:type="spellStart"/>
      <w:r w:rsidRPr="0057637D"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  <w:t>Kabanshi</w:t>
      </w:r>
      <w:proofErr w:type="spellEnd"/>
      <w:r w:rsidRPr="0057637D"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  <w:t xml:space="preserve">, A. (2022). </w:t>
      </w:r>
      <w:r w:rsidRPr="0057637D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pt-PT"/>
        </w:rPr>
        <w:t xml:space="preserve">Offshore wind to hydrogen for powering port land </w:t>
      </w:r>
      <w:proofErr w:type="gramStart"/>
      <w:r w:rsidRPr="0057637D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pt-PT"/>
        </w:rPr>
        <w:t>mobility :</w:t>
      </w:r>
      <w:proofErr w:type="gramEnd"/>
      <w:r w:rsidRPr="0057637D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pt-PT"/>
        </w:rPr>
        <w:t xml:space="preserve"> Case study in Port of Valencia.</w:t>
      </w:r>
      <w:r w:rsidRPr="0057637D"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  <w:t xml:space="preserve"> </w:t>
      </w:r>
      <w:r>
        <w:fldChar w:fldCharType="begin"/>
      </w:r>
      <w:r w:rsidRPr="004F0145">
        <w:rPr>
          <w:lang w:val="en-GB"/>
          <w:rPrChange w:id="100" w:author="Rita Clemente Torres" w:date="2025-03-10T13:00:00Z">
            <w:rPr/>
          </w:rPrChange>
        </w:rPr>
        <w:instrText>HYPERLINK "https://urn.kb.se/resolve?urn=urn:nbn:se:hig:diva-39181"</w:instrText>
      </w:r>
      <w:r>
        <w:fldChar w:fldCharType="separate"/>
      </w:r>
      <w:r w:rsidRPr="00A55D15">
        <w:rPr>
          <w:rStyle w:val="Hyperlink"/>
          <w:rFonts w:ascii="Times New Roman" w:eastAsia="Times New Roman" w:hAnsi="Times New Roman" w:cs="Times New Roman"/>
          <w:sz w:val="24"/>
          <w:szCs w:val="24"/>
          <w:lang w:eastAsia="pt-PT"/>
        </w:rPr>
        <w:t>https://urn.kb.se/resolve?urn=urn:nbn:se:hig:diva-39181</w:t>
      </w:r>
      <w:r>
        <w:fldChar w:fldCharType="end"/>
      </w:r>
    </w:p>
    <w:p w14:paraId="15FBA14F" w14:textId="77777777" w:rsidR="00A55D15" w:rsidRPr="00A55D15" w:rsidRDefault="00A55D15" w:rsidP="00A55D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</w:p>
    <w:p w14:paraId="29E37762" w14:textId="238C181B" w:rsidR="00A55D15" w:rsidRPr="0057637D" w:rsidRDefault="00A55D15" w:rsidP="00A55D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</w:pPr>
      <w:r w:rsidRPr="00A55D15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Shadman, M., Roldan-Carvajal, M., Pierart, F. G., Haim, P. A., Alonso, R., Silva, C., Osorio, A. F., Almonacid, N., Carreras, G., Maali Amiri, M., Arango-Aramburo, S., Rosas, M. A., Pelissero, M., Tula, R., Estefen, S. F., Pastor, M. L., &amp; Saavedra, O. R. </w:t>
      </w:r>
      <w:r w:rsidRPr="00A55D15">
        <w:rPr>
          <w:rFonts w:ascii="Times New Roman" w:eastAsia="Times New Roman" w:hAnsi="Times New Roman" w:cs="Times New Roman"/>
          <w:sz w:val="24"/>
          <w:szCs w:val="24"/>
          <w:lang w:eastAsia="pt-PT"/>
        </w:rPr>
        <w:lastRenderedPageBreak/>
        <w:t xml:space="preserve">(2023). </w:t>
      </w:r>
      <w:r w:rsidRPr="0057637D"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  <w:t xml:space="preserve">A Review of Offshore Renewable Energy in South America: Current Status and Future Perspectives. </w:t>
      </w:r>
      <w:r w:rsidRPr="0057637D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pt-PT"/>
        </w:rPr>
        <w:t>Sustainability (Switzerland)</w:t>
      </w:r>
      <w:r w:rsidRPr="0057637D"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  <w:t xml:space="preserve">, </w:t>
      </w:r>
      <w:r w:rsidRPr="0057637D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pt-PT"/>
        </w:rPr>
        <w:t>15</w:t>
      </w:r>
      <w:r w:rsidRPr="0057637D"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  <w:t xml:space="preserve">(2), 1740. </w:t>
      </w:r>
      <w:r w:rsidR="00EF1147">
        <w:fldChar w:fldCharType="begin"/>
      </w:r>
      <w:r w:rsidR="00EF1147" w:rsidRPr="009E084F">
        <w:rPr>
          <w:lang w:val="en-US"/>
          <w:rPrChange w:id="101" w:author="Júlia Alves" w:date="2025-03-15T12:47:00Z">
            <w:rPr/>
          </w:rPrChange>
        </w:rPr>
        <w:instrText xml:space="preserve"> HYPERLINK "https://doi.org/10.3390/SU15021740/S1" </w:instrText>
      </w:r>
      <w:r w:rsidR="00EF1147">
        <w:fldChar w:fldCharType="separate"/>
      </w:r>
      <w:r w:rsidRPr="0057637D">
        <w:rPr>
          <w:rStyle w:val="Hyperlink"/>
          <w:rFonts w:ascii="Times New Roman" w:eastAsia="Times New Roman" w:hAnsi="Times New Roman" w:cs="Times New Roman"/>
          <w:sz w:val="24"/>
          <w:szCs w:val="24"/>
          <w:lang w:val="en-GB" w:eastAsia="pt-PT"/>
        </w:rPr>
        <w:t>https://doi.org/10.3390/SU15021740/S1</w:t>
      </w:r>
      <w:r w:rsidR="00EF1147">
        <w:rPr>
          <w:rStyle w:val="Hyperlink"/>
          <w:rFonts w:ascii="Times New Roman" w:eastAsia="Times New Roman" w:hAnsi="Times New Roman" w:cs="Times New Roman"/>
          <w:sz w:val="24"/>
          <w:szCs w:val="24"/>
          <w:lang w:val="en-GB" w:eastAsia="pt-PT"/>
        </w:rPr>
        <w:fldChar w:fldCharType="end"/>
      </w:r>
    </w:p>
    <w:p w14:paraId="099616CA" w14:textId="77777777" w:rsidR="00A55D15" w:rsidRPr="0057637D" w:rsidRDefault="00A55D15" w:rsidP="00A55D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</w:pPr>
    </w:p>
    <w:p w14:paraId="1667C20C" w14:textId="3E2174AF" w:rsidR="00A55D15" w:rsidRPr="00A97682" w:rsidRDefault="00A55D15" w:rsidP="00A55D15">
      <w:pPr>
        <w:spacing w:after="0" w:line="240" w:lineRule="auto"/>
        <w:rPr>
          <w:lang w:val="en-GB"/>
        </w:rPr>
      </w:pPr>
      <w:r w:rsidRPr="0057637D"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  <w:t xml:space="preserve">Suzuki, R. C., &amp; Alhadeff, E. M. (2022). Improving the quality of produced water discharged in open waters by incorporating a microbiological treatment on operating offshore platforms: </w:t>
      </w:r>
      <w:proofErr w:type="spellStart"/>
      <w:r w:rsidRPr="0057637D"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  <w:t>Melhorar</w:t>
      </w:r>
      <w:proofErr w:type="spellEnd"/>
      <w:r w:rsidRPr="0057637D"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  <w:t xml:space="preserve"> a </w:t>
      </w:r>
      <w:proofErr w:type="spellStart"/>
      <w:r w:rsidRPr="0057637D"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  <w:t>qualidade</w:t>
      </w:r>
      <w:proofErr w:type="spellEnd"/>
      <w:r w:rsidRPr="0057637D"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  <w:t xml:space="preserve"> da </w:t>
      </w:r>
      <w:proofErr w:type="spellStart"/>
      <w:r w:rsidRPr="0057637D"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  <w:t>água</w:t>
      </w:r>
      <w:proofErr w:type="spellEnd"/>
      <w:r w:rsidRPr="0057637D"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  <w:t xml:space="preserve"> </w:t>
      </w:r>
      <w:proofErr w:type="spellStart"/>
      <w:r w:rsidRPr="0057637D"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  <w:t>produzida</w:t>
      </w:r>
      <w:proofErr w:type="spellEnd"/>
      <w:r w:rsidRPr="0057637D"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  <w:t xml:space="preserve"> </w:t>
      </w:r>
      <w:proofErr w:type="spellStart"/>
      <w:r w:rsidRPr="0057637D"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  <w:t>descartada</w:t>
      </w:r>
      <w:proofErr w:type="spellEnd"/>
      <w:r w:rsidRPr="0057637D"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  <w:t xml:space="preserve"> </w:t>
      </w:r>
      <w:proofErr w:type="spellStart"/>
      <w:r w:rsidRPr="0057637D"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  <w:t>em</w:t>
      </w:r>
      <w:proofErr w:type="spellEnd"/>
      <w:r w:rsidRPr="0057637D"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  <w:t xml:space="preserve"> </w:t>
      </w:r>
      <w:proofErr w:type="spellStart"/>
      <w:r w:rsidRPr="0057637D"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  <w:t>águas</w:t>
      </w:r>
      <w:proofErr w:type="spellEnd"/>
      <w:r w:rsidRPr="0057637D"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  <w:t xml:space="preserve"> </w:t>
      </w:r>
      <w:proofErr w:type="spellStart"/>
      <w:r w:rsidRPr="0057637D"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  <w:t>abertas</w:t>
      </w:r>
      <w:proofErr w:type="spellEnd"/>
      <w:r w:rsidRPr="0057637D"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  <w:t xml:space="preserve">, </w:t>
      </w:r>
      <w:proofErr w:type="spellStart"/>
      <w:r w:rsidRPr="0057637D"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  <w:t>incorporando</w:t>
      </w:r>
      <w:proofErr w:type="spellEnd"/>
      <w:r w:rsidRPr="0057637D"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  <w:t xml:space="preserve"> um </w:t>
      </w:r>
      <w:proofErr w:type="spellStart"/>
      <w:r w:rsidRPr="0057637D"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  <w:t>tratamento</w:t>
      </w:r>
      <w:proofErr w:type="spellEnd"/>
      <w:r w:rsidRPr="0057637D"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  <w:t xml:space="preserve"> </w:t>
      </w:r>
      <w:proofErr w:type="spellStart"/>
      <w:r w:rsidRPr="0057637D"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  <w:t>microbiológico</w:t>
      </w:r>
      <w:proofErr w:type="spellEnd"/>
      <w:r w:rsidRPr="0057637D"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  <w:t xml:space="preserve"> </w:t>
      </w:r>
      <w:proofErr w:type="spellStart"/>
      <w:r w:rsidRPr="0057637D"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  <w:t>nas</w:t>
      </w:r>
      <w:proofErr w:type="spellEnd"/>
      <w:r w:rsidRPr="0057637D"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  <w:t xml:space="preserve"> </w:t>
      </w:r>
      <w:proofErr w:type="spellStart"/>
      <w:r w:rsidRPr="0057637D"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  <w:t>plataformas</w:t>
      </w:r>
      <w:proofErr w:type="spellEnd"/>
      <w:r w:rsidRPr="0057637D"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  <w:t xml:space="preserve"> offshore </w:t>
      </w:r>
      <w:proofErr w:type="spellStart"/>
      <w:r w:rsidRPr="0057637D"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  <w:t>operacionais</w:t>
      </w:r>
      <w:proofErr w:type="spellEnd"/>
      <w:r w:rsidRPr="0057637D"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  <w:t xml:space="preserve">. </w:t>
      </w:r>
      <w:r w:rsidRPr="0057637D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pt-PT"/>
        </w:rPr>
        <w:t>Brazilian Journal of Development</w:t>
      </w:r>
      <w:r w:rsidRPr="0057637D"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  <w:t xml:space="preserve">, </w:t>
      </w:r>
      <w:r w:rsidRPr="0057637D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pt-PT"/>
        </w:rPr>
        <w:t>8</w:t>
      </w:r>
      <w:r w:rsidRPr="0057637D"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  <w:t xml:space="preserve">(7), 54680–54699. </w:t>
      </w:r>
      <w:r w:rsidR="00EF1147">
        <w:fldChar w:fldCharType="begin"/>
      </w:r>
      <w:r w:rsidR="00EF1147" w:rsidRPr="009E084F">
        <w:rPr>
          <w:lang w:val="en-US"/>
          <w:rPrChange w:id="102" w:author="Júlia Alves" w:date="2025-03-15T12:47:00Z">
            <w:rPr/>
          </w:rPrChange>
        </w:rPr>
        <w:instrText xml:space="preserve"> HYPERLINK "https://doi.org/10.34117/BJDV8N7-373" </w:instrText>
      </w:r>
      <w:r w:rsidR="00EF1147">
        <w:fldChar w:fldCharType="separate"/>
      </w:r>
      <w:r w:rsidRPr="0057637D">
        <w:rPr>
          <w:rStyle w:val="Hyperlink"/>
          <w:rFonts w:ascii="Times New Roman" w:eastAsia="Times New Roman" w:hAnsi="Times New Roman" w:cs="Times New Roman"/>
          <w:sz w:val="24"/>
          <w:szCs w:val="24"/>
          <w:lang w:val="en-GB" w:eastAsia="pt-PT"/>
        </w:rPr>
        <w:t>https://doi.org/10.34117/BJDV8N7-373</w:t>
      </w:r>
      <w:r w:rsidR="00EF1147">
        <w:rPr>
          <w:rStyle w:val="Hyperlink"/>
          <w:rFonts w:ascii="Times New Roman" w:eastAsia="Times New Roman" w:hAnsi="Times New Roman" w:cs="Times New Roman"/>
          <w:sz w:val="24"/>
          <w:szCs w:val="24"/>
          <w:lang w:val="en-GB" w:eastAsia="pt-PT"/>
        </w:rPr>
        <w:fldChar w:fldCharType="end"/>
      </w:r>
    </w:p>
    <w:p w14:paraId="70F6226E" w14:textId="77777777" w:rsidR="00A55D15" w:rsidRPr="00A97682" w:rsidRDefault="00A55D15" w:rsidP="00A55D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</w:pPr>
    </w:p>
    <w:p w14:paraId="6C7205DF" w14:textId="66081AE8" w:rsidR="00A55D15" w:rsidRPr="004D66F6" w:rsidRDefault="0057637D" w:rsidP="00A55D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</w:pPr>
      <w:r w:rsidRPr="0057637D"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  <w:t xml:space="preserve">M, A., &amp; G, P. K. (2023). Hydrogen towards sustainable transition: A review of production, economic, environmental impact and scaling factors. </w:t>
      </w:r>
      <w:r w:rsidRPr="004D66F6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pt-PT"/>
        </w:rPr>
        <w:t>Results in Engineering</w:t>
      </w:r>
      <w:r w:rsidRPr="004D66F6"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  <w:t xml:space="preserve">, </w:t>
      </w:r>
      <w:r w:rsidRPr="004D66F6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pt-PT"/>
        </w:rPr>
        <w:t>20</w:t>
      </w:r>
      <w:r w:rsidRPr="004D66F6"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  <w:t xml:space="preserve">. </w:t>
      </w:r>
      <w:r w:rsidR="00EF1147">
        <w:fldChar w:fldCharType="begin"/>
      </w:r>
      <w:r w:rsidR="00EF1147" w:rsidRPr="009E084F">
        <w:rPr>
          <w:lang w:val="en-US"/>
          <w:rPrChange w:id="103" w:author="Júlia Alves" w:date="2025-03-15T12:47:00Z">
            <w:rPr/>
          </w:rPrChange>
        </w:rPr>
        <w:instrText xml:space="preserve"> HYPERLINK "https://doi.org/10.1016/J.RINENG.2023.101456" \t "_blank" </w:instrText>
      </w:r>
      <w:r w:rsidR="00EF1147">
        <w:fldChar w:fldCharType="separate"/>
      </w:r>
      <w:r w:rsidRPr="004D66F6">
        <w:rPr>
          <w:rStyle w:val="Hyperlink"/>
          <w:rFonts w:ascii="Times New Roman" w:eastAsia="Times New Roman" w:hAnsi="Times New Roman" w:cs="Times New Roman"/>
          <w:sz w:val="24"/>
          <w:szCs w:val="24"/>
          <w:lang w:val="en-GB" w:eastAsia="pt-PT"/>
        </w:rPr>
        <w:t>https://doi.org/10.1016/J.RINENG.2023.101456</w:t>
      </w:r>
      <w:r w:rsidR="00EF1147">
        <w:rPr>
          <w:rStyle w:val="Hyperlink"/>
          <w:rFonts w:ascii="Times New Roman" w:eastAsia="Times New Roman" w:hAnsi="Times New Roman" w:cs="Times New Roman"/>
          <w:sz w:val="24"/>
          <w:szCs w:val="24"/>
          <w:lang w:val="en-GB" w:eastAsia="pt-PT"/>
        </w:rPr>
        <w:fldChar w:fldCharType="end"/>
      </w:r>
      <w:r w:rsidRPr="004D66F6"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  <w:t> </w:t>
      </w:r>
    </w:p>
    <w:p w14:paraId="77756C68" w14:textId="77777777" w:rsidR="000D3FAC" w:rsidRPr="004D66F6" w:rsidRDefault="000D3FAC" w:rsidP="000D3F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</w:pPr>
    </w:p>
    <w:p w14:paraId="6ECCB9EE" w14:textId="77777777" w:rsidR="000D3FAC" w:rsidRPr="004D66F6" w:rsidRDefault="000D3FAC" w:rsidP="000D3F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</w:pPr>
    </w:p>
    <w:p w14:paraId="40D31142" w14:textId="204C18D6" w:rsidR="004D66F6" w:rsidRDefault="004D66F6" w:rsidP="004D66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</w:pPr>
      <w:r w:rsidRPr="004D66F6"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  <w:t xml:space="preserve">Balaji, R. K., &amp; You, F. (2024). Sailing towards sustainability: offshore wind’s green hydrogen potential for decarbonization in coastal USA. </w:t>
      </w:r>
      <w:r w:rsidRPr="004D66F6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pt-PT"/>
        </w:rPr>
        <w:t>Energy &amp; Environmental Science</w:t>
      </w:r>
      <w:del w:id="104" w:author="Haitong Xu" w:date="2025-03-09T15:38:00Z">
        <w:r w:rsidRPr="004D66F6" w:rsidDel="00A97682">
          <w:rPr>
            <w:rFonts w:ascii="Times New Roman" w:eastAsia="Times New Roman" w:hAnsi="Times New Roman" w:cs="Times New Roman"/>
            <w:sz w:val="24"/>
            <w:szCs w:val="24"/>
            <w:lang w:val="en-GB" w:eastAsia="pt-PT"/>
          </w:rPr>
          <w:delText>.</w:delText>
        </w:r>
      </w:del>
      <w:ins w:id="105" w:author="Haitong Xu" w:date="2025-03-09T15:38:00Z">
        <w:r w:rsidR="00A97682" w:rsidRPr="00A97682">
          <w:rPr>
            <w:rFonts w:ascii="Times New Roman" w:eastAsia="Times New Roman" w:hAnsi="Times New Roman" w:cs="Times New Roman"/>
            <w:sz w:val="24"/>
            <w:szCs w:val="24"/>
            <w:lang w:val="en-GB" w:eastAsia="pt-PT"/>
          </w:rPr>
          <w:t>,17, 6138-6156</w:t>
        </w:r>
      </w:ins>
      <w:r w:rsidRPr="004D66F6"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  <w:t xml:space="preserve"> </w:t>
      </w:r>
      <w:r w:rsidR="00EF1147">
        <w:fldChar w:fldCharType="begin"/>
      </w:r>
      <w:r w:rsidR="00EF1147" w:rsidRPr="009E084F">
        <w:rPr>
          <w:lang w:val="en-US"/>
          <w:rPrChange w:id="106" w:author="Júlia Alves" w:date="2025-03-15T12:47:00Z">
            <w:rPr/>
          </w:rPrChange>
        </w:rPr>
        <w:instrText xml:space="preserve"> HYPERLINK "https://doi.org/10.1039/D4EE01460J" </w:instrText>
      </w:r>
      <w:r w:rsidR="00EF1147">
        <w:fldChar w:fldCharType="separate"/>
      </w:r>
      <w:r w:rsidRPr="004D66F6">
        <w:rPr>
          <w:rStyle w:val="Hyperlink"/>
          <w:rFonts w:ascii="Times New Roman" w:eastAsia="Times New Roman" w:hAnsi="Times New Roman" w:cs="Times New Roman"/>
          <w:sz w:val="24"/>
          <w:szCs w:val="24"/>
          <w:lang w:val="en-GB" w:eastAsia="pt-PT"/>
        </w:rPr>
        <w:t>https://doi.org/10.1039/D4EE01460J</w:t>
      </w:r>
      <w:r w:rsidR="00EF1147">
        <w:rPr>
          <w:rStyle w:val="Hyperlink"/>
          <w:rFonts w:ascii="Times New Roman" w:eastAsia="Times New Roman" w:hAnsi="Times New Roman" w:cs="Times New Roman"/>
          <w:sz w:val="24"/>
          <w:szCs w:val="24"/>
          <w:lang w:val="en-GB" w:eastAsia="pt-PT"/>
        </w:rPr>
        <w:fldChar w:fldCharType="end"/>
      </w:r>
    </w:p>
    <w:p w14:paraId="4301230D" w14:textId="77777777" w:rsidR="004D66F6" w:rsidRPr="004D66F6" w:rsidRDefault="004D66F6" w:rsidP="004D66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</w:pPr>
    </w:p>
    <w:p w14:paraId="2EE5EA0F" w14:textId="7DD8EB64" w:rsidR="006B7BBB" w:rsidRDefault="006B7BBB" w:rsidP="006B7B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</w:pPr>
      <w:r w:rsidRPr="006B7BBB"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  <w:t xml:space="preserve">Anim-Mensah, A., </w:t>
      </w:r>
      <w:proofErr w:type="spellStart"/>
      <w:r w:rsidRPr="006B7BBB"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  <w:t>Drouiche</w:t>
      </w:r>
      <w:proofErr w:type="spellEnd"/>
      <w:r w:rsidRPr="006B7BBB"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  <w:t xml:space="preserve">, N., &amp; </w:t>
      </w:r>
      <w:proofErr w:type="spellStart"/>
      <w:r w:rsidRPr="006B7BBB"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  <w:t>Boulaiche</w:t>
      </w:r>
      <w:proofErr w:type="spellEnd"/>
      <w:r w:rsidRPr="006B7BBB"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  <w:t xml:space="preserve">, W. (2024). Assessment of the economic viability, environmental, and social impacts of green hydrogen production: an Algerian case study. </w:t>
      </w:r>
      <w:r w:rsidRPr="006B7BBB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pt-PT"/>
        </w:rPr>
        <w:t>Frontiers in Membrane Science and Technology</w:t>
      </w:r>
      <w:r w:rsidRPr="006B7BBB"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  <w:t xml:space="preserve">. </w:t>
      </w:r>
      <w:ins w:id="107" w:author="Haitong Xu" w:date="2025-03-09T15:39:00Z">
        <w:r w:rsidR="00A97682" w:rsidRPr="00A97682">
          <w:rPr>
            <w:rFonts w:ascii="Times New Roman" w:eastAsia="Times New Roman" w:hAnsi="Times New Roman" w:cs="Times New Roman"/>
            <w:sz w:val="24"/>
            <w:szCs w:val="24"/>
            <w:lang w:val="en-GB" w:eastAsia="pt-PT"/>
          </w:rPr>
          <w:t>3, 1382651.</w:t>
        </w:r>
      </w:ins>
      <w:r w:rsidR="00EF1147">
        <w:fldChar w:fldCharType="begin"/>
      </w:r>
      <w:r w:rsidR="00EF1147" w:rsidRPr="009E084F">
        <w:rPr>
          <w:lang w:val="en-US"/>
          <w:rPrChange w:id="108" w:author="Júlia Alves" w:date="2025-03-15T12:47:00Z">
            <w:rPr/>
          </w:rPrChange>
        </w:rPr>
        <w:instrText xml:space="preserve"> HYPERLINK "https://doi.org/10.3389/FRMST.2024.1382651" </w:instrText>
      </w:r>
      <w:r w:rsidR="00EF1147">
        <w:fldChar w:fldCharType="separate"/>
      </w:r>
      <w:r w:rsidRPr="006B7BBB">
        <w:rPr>
          <w:rStyle w:val="Hyperlink"/>
          <w:rFonts w:ascii="Times New Roman" w:eastAsia="Times New Roman" w:hAnsi="Times New Roman" w:cs="Times New Roman"/>
          <w:sz w:val="24"/>
          <w:szCs w:val="24"/>
          <w:lang w:val="en-GB" w:eastAsia="pt-PT"/>
        </w:rPr>
        <w:t>https://doi.org/10.3389/FRMST.2024.1382651</w:t>
      </w:r>
      <w:r w:rsidR="00EF1147">
        <w:rPr>
          <w:rStyle w:val="Hyperlink"/>
          <w:rFonts w:ascii="Times New Roman" w:eastAsia="Times New Roman" w:hAnsi="Times New Roman" w:cs="Times New Roman"/>
          <w:sz w:val="24"/>
          <w:szCs w:val="24"/>
          <w:lang w:val="en-GB" w:eastAsia="pt-PT"/>
        </w:rPr>
        <w:fldChar w:fldCharType="end"/>
      </w:r>
    </w:p>
    <w:p w14:paraId="5A4AE534" w14:textId="77777777" w:rsidR="006B7BBB" w:rsidRPr="006B7BBB" w:rsidRDefault="006B7BBB" w:rsidP="006B7B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</w:pPr>
    </w:p>
    <w:p w14:paraId="613D6BB9" w14:textId="72F7A74F" w:rsidR="009F51CB" w:rsidRDefault="009F51CB" w:rsidP="009F51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</w:pPr>
      <w:r w:rsidRPr="009F51CB"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  <w:t xml:space="preserve">Constant, C., Clark, C., Koleva, M., </w:t>
      </w:r>
      <w:proofErr w:type="spellStart"/>
      <w:r w:rsidRPr="009F51CB"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  <w:t>Brunik</w:t>
      </w:r>
      <w:proofErr w:type="spellEnd"/>
      <w:r w:rsidRPr="009F51CB"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  <w:t xml:space="preserve">, K., Thomas, J., </w:t>
      </w:r>
      <w:proofErr w:type="spellStart"/>
      <w:r w:rsidRPr="009F51CB"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  <w:t>Kotarbinski</w:t>
      </w:r>
      <w:proofErr w:type="spellEnd"/>
      <w:r w:rsidRPr="009F51CB"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  <w:t xml:space="preserve">, M., Niffenegger, J., &amp; Weber, J. (2024). </w:t>
      </w:r>
      <w:r w:rsidRPr="009F51CB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pt-PT"/>
        </w:rPr>
        <w:t>Energy Clusters Offshore: A Technology Feasibility Review</w:t>
      </w:r>
      <w:r w:rsidRPr="009F51CB"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  <w:t xml:space="preserve">. </w:t>
      </w:r>
      <w:r w:rsidR="00EF1147">
        <w:fldChar w:fldCharType="begin"/>
      </w:r>
      <w:r w:rsidR="00EF1147" w:rsidRPr="009E084F">
        <w:rPr>
          <w:lang w:val="en-US"/>
          <w:rPrChange w:id="109" w:author="Júlia Alves" w:date="2025-03-15T12:47:00Z">
            <w:rPr/>
          </w:rPrChange>
        </w:rPr>
        <w:instrText xml:space="preserve"> HYPERLINK "http://www.nrel.gov/publications" </w:instrText>
      </w:r>
      <w:r w:rsidR="00EF1147">
        <w:fldChar w:fldCharType="separate"/>
      </w:r>
      <w:r w:rsidRPr="009F51CB">
        <w:rPr>
          <w:rStyle w:val="Hyperlink"/>
          <w:rFonts w:ascii="Times New Roman" w:eastAsia="Times New Roman" w:hAnsi="Times New Roman" w:cs="Times New Roman"/>
          <w:sz w:val="24"/>
          <w:szCs w:val="24"/>
          <w:lang w:val="en-GB" w:eastAsia="pt-PT"/>
        </w:rPr>
        <w:t>www.nrel.gov/publications</w:t>
      </w:r>
      <w:r w:rsidR="00EF1147">
        <w:rPr>
          <w:rStyle w:val="Hyperlink"/>
          <w:rFonts w:ascii="Times New Roman" w:eastAsia="Times New Roman" w:hAnsi="Times New Roman" w:cs="Times New Roman"/>
          <w:sz w:val="24"/>
          <w:szCs w:val="24"/>
          <w:lang w:val="en-GB" w:eastAsia="pt-PT"/>
        </w:rPr>
        <w:fldChar w:fldCharType="end"/>
      </w:r>
      <w:r w:rsidRPr="009F51CB"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  <w:t>.</w:t>
      </w:r>
    </w:p>
    <w:p w14:paraId="3793561A" w14:textId="77777777" w:rsidR="009F51CB" w:rsidRDefault="009F51CB" w:rsidP="009F51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</w:pPr>
    </w:p>
    <w:p w14:paraId="7489346B" w14:textId="23AE68F9" w:rsidR="00776608" w:rsidRDefault="00776608" w:rsidP="00776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</w:pPr>
      <w:r w:rsidRPr="00776608"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  <w:t xml:space="preserve">Petersen, M., Andreae, E., You, S., &amp; Mortensen, H. B. (2023). Towards a comprehensive understanding and assessment of Offshore Energy Hubs with a hydrogen focus: An evolutionary perspective. </w:t>
      </w:r>
      <w:r w:rsidRPr="00776608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pt-PT"/>
        </w:rPr>
        <w:t>Journal of Physics: Conference Series</w:t>
      </w:r>
      <w:r w:rsidRPr="00776608"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  <w:t xml:space="preserve">. </w:t>
      </w:r>
      <w:ins w:id="110" w:author="Haitong Xu" w:date="2025-03-09T15:40:00Z">
        <w:r w:rsidR="00525B0F" w:rsidRPr="00525B0F">
          <w:rPr>
            <w:rFonts w:ascii="Times New Roman" w:eastAsia="Times New Roman" w:hAnsi="Times New Roman" w:cs="Times New Roman"/>
            <w:sz w:val="24"/>
            <w:szCs w:val="24"/>
            <w:lang w:val="en-GB" w:eastAsia="pt-PT"/>
          </w:rPr>
          <w:t>2626</w:t>
        </w:r>
        <w:r w:rsidR="00525B0F">
          <w:rPr>
            <w:rFonts w:ascii="Times New Roman" w:eastAsia="Times New Roman" w:hAnsi="Times New Roman" w:cs="Times New Roman"/>
            <w:sz w:val="24"/>
            <w:szCs w:val="24"/>
            <w:lang w:val="en-GB" w:eastAsia="pt-PT"/>
          </w:rPr>
          <w:t>,</w:t>
        </w:r>
        <w:r w:rsidR="00525B0F" w:rsidRPr="00525B0F">
          <w:rPr>
            <w:rFonts w:ascii="Times New Roman" w:eastAsia="Times New Roman" w:hAnsi="Times New Roman" w:cs="Times New Roman"/>
            <w:sz w:val="24"/>
            <w:szCs w:val="24"/>
            <w:lang w:val="en-GB" w:eastAsia="pt-PT"/>
          </w:rPr>
          <w:t xml:space="preserve"> 012071</w:t>
        </w:r>
        <w:r w:rsidR="00525B0F">
          <w:rPr>
            <w:rFonts w:ascii="Times New Roman" w:eastAsia="Times New Roman" w:hAnsi="Times New Roman" w:cs="Times New Roman"/>
            <w:sz w:val="24"/>
            <w:szCs w:val="24"/>
            <w:lang w:val="en-GB" w:eastAsia="pt-PT"/>
          </w:rPr>
          <w:t xml:space="preserve">. </w:t>
        </w:r>
        <w:r w:rsidR="00525B0F">
          <w:rPr>
            <w:rFonts w:ascii="Times New Roman" w:eastAsia="Times New Roman" w:hAnsi="Times New Roman" w:cs="Times New Roman"/>
            <w:sz w:val="24"/>
            <w:szCs w:val="24"/>
            <w:lang w:val="en-GB" w:eastAsia="pt-PT"/>
          </w:rPr>
          <w:fldChar w:fldCharType="begin"/>
        </w:r>
        <w:r w:rsidR="00525B0F">
          <w:rPr>
            <w:rFonts w:ascii="Times New Roman" w:eastAsia="Times New Roman" w:hAnsi="Times New Roman" w:cs="Times New Roman"/>
            <w:sz w:val="24"/>
            <w:szCs w:val="24"/>
            <w:lang w:val="en-GB" w:eastAsia="pt-PT"/>
          </w:rPr>
          <w:instrText>HYPERLINK "</w:instrText>
        </w:r>
      </w:ins>
      <w:r w:rsidR="00525B0F" w:rsidRPr="009E084F">
        <w:rPr>
          <w:lang w:val="en-US"/>
          <w:rPrChange w:id="111" w:author="Júlia Alves" w:date="2025-03-15T12:47:00Z">
            <w:rPr>
              <w:rStyle w:val="Hyperlink"/>
              <w:rFonts w:ascii="Times New Roman" w:eastAsia="Times New Roman" w:hAnsi="Times New Roman" w:cs="Times New Roman"/>
              <w:sz w:val="24"/>
              <w:szCs w:val="24"/>
              <w:lang w:val="en-GB" w:eastAsia="pt-PT"/>
            </w:rPr>
          </w:rPrChange>
        </w:rPr>
        <w:instrText>https://doi.org/10.1088/1742-6596/2626/1/012071</w:instrText>
      </w:r>
      <w:ins w:id="112" w:author="Haitong Xu" w:date="2025-03-09T15:40:00Z">
        <w:r w:rsidR="00525B0F">
          <w:rPr>
            <w:rFonts w:ascii="Times New Roman" w:eastAsia="Times New Roman" w:hAnsi="Times New Roman" w:cs="Times New Roman"/>
            <w:sz w:val="24"/>
            <w:szCs w:val="24"/>
            <w:lang w:val="en-GB" w:eastAsia="pt-PT"/>
          </w:rPr>
          <w:instrText>"</w:instrText>
        </w:r>
        <w:r w:rsidR="00525B0F">
          <w:rPr>
            <w:rFonts w:ascii="Times New Roman" w:eastAsia="Times New Roman" w:hAnsi="Times New Roman" w:cs="Times New Roman"/>
            <w:sz w:val="24"/>
            <w:szCs w:val="24"/>
            <w:lang w:val="en-GB" w:eastAsia="pt-PT"/>
          </w:rPr>
          <w:fldChar w:fldCharType="separate"/>
        </w:r>
      </w:ins>
      <w:r w:rsidR="00525B0F" w:rsidRPr="00525B0F">
        <w:rPr>
          <w:rStyle w:val="Hyperlink"/>
          <w:rFonts w:ascii="Times New Roman" w:eastAsia="Times New Roman" w:hAnsi="Times New Roman" w:cs="Times New Roman"/>
          <w:sz w:val="24"/>
          <w:szCs w:val="24"/>
          <w:lang w:val="en-GB" w:eastAsia="pt-PT"/>
        </w:rPr>
        <w:t>https://doi.org/10.1088/1742-6596/2626/1/012071</w:t>
      </w:r>
      <w:ins w:id="113" w:author="Haitong Xu" w:date="2025-03-09T15:40:00Z">
        <w:r w:rsidR="00525B0F">
          <w:rPr>
            <w:rFonts w:ascii="Times New Roman" w:eastAsia="Times New Roman" w:hAnsi="Times New Roman" w:cs="Times New Roman"/>
            <w:sz w:val="24"/>
            <w:szCs w:val="24"/>
            <w:lang w:val="en-GB" w:eastAsia="pt-PT"/>
          </w:rPr>
          <w:fldChar w:fldCharType="end"/>
        </w:r>
      </w:ins>
    </w:p>
    <w:p w14:paraId="31C0C068" w14:textId="77777777" w:rsidR="00264EAB" w:rsidRDefault="00264EAB" w:rsidP="00264E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</w:pPr>
    </w:p>
    <w:p w14:paraId="52505C68" w14:textId="6D362F07" w:rsidR="00996372" w:rsidRDefault="00996372" w:rsidP="0099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</w:pPr>
      <w:r w:rsidRPr="00A97682"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  <w:t xml:space="preserve">Kumar, S., </w:t>
      </w:r>
      <w:proofErr w:type="spellStart"/>
      <w:r w:rsidRPr="00A97682"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  <w:t>Arzaghi</w:t>
      </w:r>
      <w:proofErr w:type="spellEnd"/>
      <w:r w:rsidRPr="00A97682"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  <w:t xml:space="preserve">, E., </w:t>
      </w:r>
      <w:proofErr w:type="spellStart"/>
      <w:r w:rsidRPr="00A97682"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  <w:t>Baalisampang</w:t>
      </w:r>
      <w:proofErr w:type="spellEnd"/>
      <w:r w:rsidRPr="00A97682"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  <w:t xml:space="preserve">, T., </w:t>
      </w:r>
      <w:proofErr w:type="spellStart"/>
      <w:r w:rsidRPr="00A97682"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  <w:t>Abaei</w:t>
      </w:r>
      <w:proofErr w:type="spellEnd"/>
      <w:r w:rsidRPr="00A97682"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  <w:t xml:space="preserve">, M. M., </w:t>
      </w:r>
      <w:proofErr w:type="spellStart"/>
      <w:r w:rsidRPr="00A97682"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  <w:t>Garaniya</w:t>
      </w:r>
      <w:proofErr w:type="spellEnd"/>
      <w:r w:rsidRPr="00A97682"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  <w:t xml:space="preserve">, V., &amp; Abbassi, R. (2024). </w:t>
      </w:r>
      <w:r w:rsidRPr="00996372"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  <w:t xml:space="preserve">A risk-based multi-criteria decision-making framework for offshore green hydrogen system developments: Pathways for utilizing existing and new infrastructure. </w:t>
      </w:r>
      <w:r w:rsidRPr="00996372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pt-PT"/>
        </w:rPr>
        <w:t>Sustainable Production and Consumption</w:t>
      </w:r>
      <w:r w:rsidRPr="00996372"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  <w:t xml:space="preserve">, 655–678. </w:t>
      </w:r>
      <w:r w:rsidR="00EF1147">
        <w:fldChar w:fldCharType="begin"/>
      </w:r>
      <w:r w:rsidR="00EF1147" w:rsidRPr="009E084F">
        <w:rPr>
          <w:lang w:val="en-US"/>
          <w:rPrChange w:id="114" w:author="Júlia Alves" w:date="2025-03-15T12:47:00Z">
            <w:rPr/>
          </w:rPrChange>
        </w:rPr>
        <w:instrText xml:space="preserve"> HYPERLINK "https://doi.org/10.1016/J.SPC.2024.03.020" </w:instrText>
      </w:r>
      <w:r w:rsidR="00EF1147">
        <w:fldChar w:fldCharType="separate"/>
      </w:r>
      <w:r w:rsidRPr="00996372">
        <w:rPr>
          <w:rStyle w:val="Hyperlink"/>
          <w:rFonts w:ascii="Times New Roman" w:eastAsia="Times New Roman" w:hAnsi="Times New Roman" w:cs="Times New Roman"/>
          <w:sz w:val="24"/>
          <w:szCs w:val="24"/>
          <w:lang w:val="en-GB" w:eastAsia="pt-PT"/>
        </w:rPr>
        <w:t>https://doi.org/10.1016/J.SPC.2024.03.020</w:t>
      </w:r>
      <w:r w:rsidR="00EF1147">
        <w:rPr>
          <w:rStyle w:val="Hyperlink"/>
          <w:rFonts w:ascii="Times New Roman" w:eastAsia="Times New Roman" w:hAnsi="Times New Roman" w:cs="Times New Roman"/>
          <w:sz w:val="24"/>
          <w:szCs w:val="24"/>
          <w:lang w:val="en-GB" w:eastAsia="pt-PT"/>
        </w:rPr>
        <w:fldChar w:fldCharType="end"/>
      </w:r>
    </w:p>
    <w:p w14:paraId="766C6E34" w14:textId="77777777" w:rsidR="00996372" w:rsidRDefault="00996372" w:rsidP="0099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</w:pPr>
    </w:p>
    <w:p w14:paraId="49A932ED" w14:textId="77777777" w:rsidR="002C7454" w:rsidRPr="00A97682" w:rsidRDefault="002C7454" w:rsidP="002C74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A97682"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  <w:t xml:space="preserve">Rodrigues, A. M., Virna, B., Rocha, S., Luis, F., &amp; Leal, A.-L. (n.d.). </w:t>
      </w:r>
      <w:r w:rsidRPr="00A97682">
        <w:rPr>
          <w:rFonts w:ascii="Times New Roman" w:eastAsia="Times New Roman" w:hAnsi="Times New Roman" w:cs="Times New Roman"/>
          <w:i/>
          <w:iCs/>
          <w:sz w:val="24"/>
          <w:szCs w:val="24"/>
          <w:lang w:eastAsia="pt-PT"/>
        </w:rPr>
        <w:t>Obtenção do Hidrogênio verde a partir de energias renováveis</w:t>
      </w:r>
      <w:r w:rsidRPr="00A97682">
        <w:rPr>
          <w:rFonts w:ascii="Times New Roman" w:eastAsia="Times New Roman" w:hAnsi="Times New Roman" w:cs="Times New Roman"/>
          <w:sz w:val="24"/>
          <w:szCs w:val="24"/>
          <w:lang w:eastAsia="pt-PT"/>
        </w:rPr>
        <w:t>.</w:t>
      </w:r>
    </w:p>
    <w:p w14:paraId="56F2A1A9" w14:textId="77777777" w:rsidR="002C7454" w:rsidRPr="00A97682" w:rsidRDefault="002C7454" w:rsidP="0099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</w:p>
    <w:p w14:paraId="3AEEE794" w14:textId="55D1DE1D" w:rsidR="00486745" w:rsidRDefault="00486745" w:rsidP="004867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</w:pPr>
      <w:r w:rsidRPr="00486745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Lara, D. M. de, &amp; Richter, M. F. (2023). Hidrogênio verde: a fonte de energia do futuro. </w:t>
      </w:r>
      <w:proofErr w:type="spellStart"/>
      <w:r w:rsidRPr="00486745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pt-PT"/>
        </w:rPr>
        <w:t>Novos</w:t>
      </w:r>
      <w:proofErr w:type="spellEnd"/>
      <w:r w:rsidRPr="00486745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pt-PT"/>
        </w:rPr>
        <w:t xml:space="preserve"> </w:t>
      </w:r>
      <w:proofErr w:type="spellStart"/>
      <w:r w:rsidRPr="00486745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pt-PT"/>
        </w:rPr>
        <w:t>Cadernos</w:t>
      </w:r>
      <w:proofErr w:type="spellEnd"/>
      <w:r w:rsidRPr="00486745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pt-PT"/>
        </w:rPr>
        <w:t xml:space="preserve"> NAEA</w:t>
      </w:r>
      <w:r w:rsidRPr="00486745"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  <w:t xml:space="preserve">. </w:t>
      </w:r>
      <w:r w:rsidR="00EF1147">
        <w:fldChar w:fldCharType="begin"/>
      </w:r>
      <w:r w:rsidR="00EF1147" w:rsidRPr="009E084F">
        <w:rPr>
          <w:lang w:val="en-US"/>
          <w:rPrChange w:id="115" w:author="Júlia Alves" w:date="2025-03-15T12:47:00Z">
            <w:rPr/>
          </w:rPrChange>
        </w:rPr>
        <w:instrText xml:space="preserve"> HYPERLINK "https://doi.org/10.18542/NCN.V26I1.12746" </w:instrText>
      </w:r>
      <w:r w:rsidR="00EF1147">
        <w:fldChar w:fldCharType="separate"/>
      </w:r>
      <w:r w:rsidRPr="00486745">
        <w:rPr>
          <w:rStyle w:val="Hyperlink"/>
          <w:rFonts w:ascii="Times New Roman" w:eastAsia="Times New Roman" w:hAnsi="Times New Roman" w:cs="Times New Roman"/>
          <w:sz w:val="24"/>
          <w:szCs w:val="24"/>
          <w:lang w:val="en-GB" w:eastAsia="pt-PT"/>
        </w:rPr>
        <w:t>https://doi.org/10.18542/NCN.V26I1.12746</w:t>
      </w:r>
      <w:r w:rsidR="00EF1147">
        <w:rPr>
          <w:rStyle w:val="Hyperlink"/>
          <w:rFonts w:ascii="Times New Roman" w:eastAsia="Times New Roman" w:hAnsi="Times New Roman" w:cs="Times New Roman"/>
          <w:sz w:val="24"/>
          <w:szCs w:val="24"/>
          <w:lang w:val="en-GB" w:eastAsia="pt-PT"/>
        </w:rPr>
        <w:fldChar w:fldCharType="end"/>
      </w:r>
    </w:p>
    <w:p w14:paraId="602AAB65" w14:textId="77777777" w:rsidR="00486745" w:rsidRDefault="00486745" w:rsidP="004867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</w:pPr>
    </w:p>
    <w:p w14:paraId="6ACF6F69" w14:textId="77777777" w:rsidR="0016556A" w:rsidRPr="0016556A" w:rsidRDefault="0016556A" w:rsidP="001655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</w:pPr>
      <w:r w:rsidRPr="0016556A"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  <w:t xml:space="preserve">KALAMARAS, C. M.; EFSTATHIOU, A. M. Hydrogen Production Technologies: Current State and Future Developments. </w:t>
      </w:r>
      <w:proofErr w:type="spellStart"/>
      <w:r w:rsidRPr="0016556A"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  <w:t>Hindawi</w:t>
      </w:r>
      <w:proofErr w:type="spellEnd"/>
      <w:r w:rsidRPr="0016556A"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  <w:t xml:space="preserve"> Publishing Corporation Conference </w:t>
      </w:r>
      <w:proofErr w:type="spellStart"/>
      <w:r w:rsidRPr="0016556A"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  <w:t>Papersin</w:t>
      </w:r>
      <w:proofErr w:type="spellEnd"/>
      <w:r w:rsidRPr="0016556A"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  <w:t xml:space="preserve"> in Energy, v</w:t>
      </w:r>
      <w:del w:id="116" w:author="Haitong Xu" w:date="2025-03-09T15:41:00Z">
        <w:r w:rsidRPr="0016556A" w:rsidDel="00525B0F">
          <w:rPr>
            <w:rFonts w:ascii="Times New Roman" w:eastAsia="Times New Roman" w:hAnsi="Times New Roman" w:cs="Times New Roman"/>
            <w:sz w:val="24"/>
            <w:szCs w:val="24"/>
            <w:lang w:val="en-GB" w:eastAsia="pt-PT"/>
          </w:rPr>
          <w:delText xml:space="preserve">. </w:delText>
        </w:r>
      </w:del>
      <w:r w:rsidRPr="0016556A"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  <w:t>2013, p.1-9, 2013.  </w:t>
      </w:r>
      <w:r w:rsidR="00EF1147">
        <w:fldChar w:fldCharType="begin"/>
      </w:r>
      <w:r w:rsidR="00EF1147" w:rsidRPr="009E084F">
        <w:rPr>
          <w:lang w:val="en-US"/>
          <w:rPrChange w:id="117" w:author="Júlia Alves" w:date="2025-03-15T12:47:00Z">
            <w:rPr/>
          </w:rPrChange>
        </w:rPr>
        <w:instrText xml:space="preserve"> HYPERLINK "https://dx.doi.org/10.1155/2013/690627" \t "_bla</w:instrText>
      </w:r>
      <w:r w:rsidR="00EF1147" w:rsidRPr="009E084F">
        <w:rPr>
          <w:lang w:val="en-US"/>
          <w:rPrChange w:id="118" w:author="Júlia Alves" w:date="2025-03-15T12:47:00Z">
            <w:rPr/>
          </w:rPrChange>
        </w:rPr>
        <w:instrText xml:space="preserve">nk" </w:instrText>
      </w:r>
      <w:r w:rsidR="00EF1147">
        <w:fldChar w:fldCharType="separate"/>
      </w:r>
      <w:r w:rsidRPr="0016556A">
        <w:rPr>
          <w:rStyle w:val="Hyperlink"/>
          <w:rFonts w:ascii="Times New Roman" w:eastAsia="Times New Roman" w:hAnsi="Times New Roman" w:cs="Times New Roman"/>
          <w:sz w:val="24"/>
          <w:szCs w:val="24"/>
          <w:lang w:val="en-GB" w:eastAsia="pt-PT"/>
        </w:rPr>
        <w:t>http://dx.doi.org/10.1155/2013/690627</w:t>
      </w:r>
      <w:r w:rsidR="00EF1147">
        <w:rPr>
          <w:rStyle w:val="Hyperlink"/>
          <w:rFonts w:ascii="Times New Roman" w:eastAsia="Times New Roman" w:hAnsi="Times New Roman" w:cs="Times New Roman"/>
          <w:sz w:val="24"/>
          <w:szCs w:val="24"/>
          <w:lang w:val="en-GB" w:eastAsia="pt-PT"/>
        </w:rPr>
        <w:fldChar w:fldCharType="end"/>
      </w:r>
      <w:r w:rsidRPr="0016556A"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  <w:t xml:space="preserve">  </w:t>
      </w:r>
    </w:p>
    <w:p w14:paraId="32F200BD" w14:textId="77777777" w:rsidR="0016556A" w:rsidRPr="0016556A" w:rsidRDefault="0016556A" w:rsidP="001655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</w:pPr>
      <w:r w:rsidRPr="0016556A"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  <w:t> </w:t>
      </w:r>
    </w:p>
    <w:p w14:paraId="375B2015" w14:textId="3F4479FD" w:rsidR="0016556A" w:rsidRPr="00486745" w:rsidRDefault="00E15401" w:rsidP="004867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</w:pPr>
      <w:r w:rsidRPr="00E15401"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  <w:lastRenderedPageBreak/>
        <w:t xml:space="preserve">CHAKIK, F. E.; </w:t>
      </w:r>
      <w:r w:rsidRPr="00525B0F">
        <w:rPr>
          <w:rFonts w:ascii="Times New Roman" w:eastAsia="Times New Roman" w:hAnsi="Times New Roman" w:cs="Times New Roman"/>
          <w:sz w:val="24"/>
          <w:szCs w:val="24"/>
          <w:highlight w:val="yellow"/>
          <w:lang w:val="en-GB" w:eastAsia="pt-PT"/>
          <w:rPrChange w:id="119" w:author="Haitong Xu" w:date="2025-03-09T15:42:00Z">
            <w:rPr>
              <w:rFonts w:ascii="Times New Roman" w:eastAsia="Times New Roman" w:hAnsi="Times New Roman" w:cs="Times New Roman"/>
              <w:sz w:val="24"/>
              <w:szCs w:val="24"/>
              <w:lang w:val="en-GB" w:eastAsia="pt-PT"/>
            </w:rPr>
          </w:rPrChange>
        </w:rPr>
        <w:t>et al.</w:t>
      </w:r>
      <w:r w:rsidRPr="00E15401"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  <w:t xml:space="preserve"> </w:t>
      </w:r>
      <w:ins w:id="120" w:author="Haitong Xu" w:date="2025-03-09T15:42:00Z">
        <w:r w:rsidR="00525B0F">
          <w:rPr>
            <w:rFonts w:ascii="Times New Roman" w:eastAsia="Times New Roman" w:hAnsi="Times New Roman" w:cs="Times New Roman"/>
            <w:sz w:val="24"/>
            <w:szCs w:val="24"/>
            <w:lang w:val="en-GB" w:eastAsia="pt-PT"/>
          </w:rPr>
          <w:t xml:space="preserve">(2017). </w:t>
        </w:r>
      </w:ins>
      <w:r w:rsidRPr="00E15401"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  <w:t>Effect of operating parameters on hydrogen production by electrolysis of water. International Journal of Hydrogen Energy, 42(40): 25550-25557</w:t>
      </w:r>
      <w:del w:id="121" w:author="Haitong Xu" w:date="2025-03-09T15:42:00Z">
        <w:r w:rsidRPr="00E15401" w:rsidDel="00525B0F">
          <w:rPr>
            <w:rFonts w:ascii="Times New Roman" w:eastAsia="Times New Roman" w:hAnsi="Times New Roman" w:cs="Times New Roman"/>
            <w:sz w:val="24"/>
            <w:szCs w:val="24"/>
            <w:lang w:val="en-GB" w:eastAsia="pt-PT"/>
          </w:rPr>
          <w:delText>, 2017</w:delText>
        </w:r>
      </w:del>
      <w:r w:rsidRPr="00E15401"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  <w:t>.  </w:t>
      </w:r>
      <w:r w:rsidR="00EF1147">
        <w:fldChar w:fldCharType="begin"/>
      </w:r>
      <w:r w:rsidR="00EF1147" w:rsidRPr="009E084F">
        <w:rPr>
          <w:lang w:val="en-US"/>
          <w:rPrChange w:id="122" w:author="Júlia Alves" w:date="2025-03-15T12:47:00Z">
            <w:rPr/>
          </w:rPrChange>
        </w:rPr>
        <w:instrText xml:space="preserve"> HYPERLINK "https://doi.org/10.1016/j.ijhydene.2017.07.015" \t "_blank" </w:instrText>
      </w:r>
      <w:r w:rsidR="00EF1147">
        <w:fldChar w:fldCharType="separate"/>
      </w:r>
      <w:r w:rsidRPr="00E15401">
        <w:rPr>
          <w:rStyle w:val="Hyperlink"/>
          <w:rFonts w:ascii="Times New Roman" w:eastAsia="Times New Roman" w:hAnsi="Times New Roman" w:cs="Times New Roman"/>
          <w:sz w:val="24"/>
          <w:szCs w:val="24"/>
          <w:lang w:val="en-GB" w:eastAsia="pt-PT"/>
        </w:rPr>
        <w:t>https://doi.org/10.1016/j.ijhydene.2017.07.015</w:t>
      </w:r>
      <w:r w:rsidR="00EF1147">
        <w:rPr>
          <w:rStyle w:val="Hyperlink"/>
          <w:rFonts w:ascii="Times New Roman" w:eastAsia="Times New Roman" w:hAnsi="Times New Roman" w:cs="Times New Roman"/>
          <w:sz w:val="24"/>
          <w:szCs w:val="24"/>
          <w:lang w:val="en-GB" w:eastAsia="pt-PT"/>
        </w:rPr>
        <w:fldChar w:fldCharType="end"/>
      </w:r>
      <w:r w:rsidRPr="00E15401"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  <w:t> </w:t>
      </w:r>
    </w:p>
    <w:p w14:paraId="75C9D7DF" w14:textId="77777777" w:rsidR="00540D05" w:rsidRPr="00996372" w:rsidRDefault="00540D05" w:rsidP="0099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</w:pPr>
    </w:p>
    <w:p w14:paraId="73530C34" w14:textId="49F70900" w:rsidR="00CA25CD" w:rsidRPr="009E084F" w:rsidRDefault="00CA25CD" w:rsidP="00CA25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pt-PT"/>
          <w:rPrChange w:id="123" w:author="Júlia Alves" w:date="2025-03-15T12:47:00Z">
            <w:rPr>
              <w:rFonts w:ascii="Times New Roman" w:eastAsia="Times New Roman" w:hAnsi="Times New Roman" w:cs="Times New Roman"/>
              <w:sz w:val="24"/>
              <w:szCs w:val="24"/>
              <w:lang w:eastAsia="pt-PT"/>
            </w:rPr>
          </w:rPrChange>
        </w:rPr>
      </w:pPr>
      <w:r w:rsidRPr="00CA25CD"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  <w:t xml:space="preserve">Dash, S. K., Chakraborty, S., &amp; Elangovan, D. (2023). A Brief Review of Hydrogen Production Methods and Their Challenges. </w:t>
      </w:r>
      <w:proofErr w:type="spellStart"/>
      <w:r w:rsidRPr="009E084F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pt-PT"/>
          <w:rPrChange w:id="124" w:author="Júlia Alves" w:date="2025-03-15T12:47:00Z">
            <w:rPr>
              <w:rFonts w:ascii="Times New Roman" w:eastAsia="Times New Roman" w:hAnsi="Times New Roman" w:cs="Times New Roman"/>
              <w:i/>
              <w:iCs/>
              <w:sz w:val="24"/>
              <w:szCs w:val="24"/>
              <w:lang w:eastAsia="pt-PT"/>
            </w:rPr>
          </w:rPrChange>
        </w:rPr>
        <w:t>Energies</w:t>
      </w:r>
      <w:proofErr w:type="spellEnd"/>
      <w:r w:rsidRPr="009E084F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pt-PT"/>
          <w:rPrChange w:id="125" w:author="Júlia Alves" w:date="2025-03-15T12:47:00Z">
            <w:rPr>
              <w:rFonts w:ascii="Times New Roman" w:eastAsia="Times New Roman" w:hAnsi="Times New Roman" w:cs="Times New Roman"/>
              <w:i/>
              <w:iCs/>
              <w:sz w:val="24"/>
              <w:szCs w:val="24"/>
              <w:lang w:eastAsia="pt-PT"/>
            </w:rPr>
          </w:rPrChange>
        </w:rPr>
        <w:t xml:space="preserve"> 2023,</w:t>
      </w:r>
      <w:del w:id="126" w:author="Haitong Xu" w:date="2025-03-09T15:42:00Z">
        <w:r w:rsidRPr="009E084F" w:rsidDel="00525B0F">
          <w:rPr>
            <w:rFonts w:ascii="Times New Roman" w:eastAsia="Times New Roman" w:hAnsi="Times New Roman" w:cs="Times New Roman"/>
            <w:i/>
            <w:iCs/>
            <w:sz w:val="24"/>
            <w:szCs w:val="24"/>
            <w:lang w:val="es-ES" w:eastAsia="pt-PT"/>
            <w:rPrChange w:id="127" w:author="Júlia Alves" w:date="2025-03-15T12:47:00Z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pt-PT"/>
              </w:rPr>
            </w:rPrChange>
          </w:rPr>
          <w:delText xml:space="preserve"> Vol.</w:delText>
        </w:r>
      </w:del>
      <w:r w:rsidRPr="009E084F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pt-PT"/>
          <w:rPrChange w:id="128" w:author="Júlia Alves" w:date="2025-03-15T12:47:00Z">
            <w:rPr>
              <w:rFonts w:ascii="Times New Roman" w:eastAsia="Times New Roman" w:hAnsi="Times New Roman" w:cs="Times New Roman"/>
              <w:i/>
              <w:iCs/>
              <w:sz w:val="24"/>
              <w:szCs w:val="24"/>
              <w:lang w:eastAsia="pt-PT"/>
            </w:rPr>
          </w:rPrChange>
        </w:rPr>
        <w:t xml:space="preserve"> 16, </w:t>
      </w:r>
      <w:del w:id="129" w:author="Haitong Xu" w:date="2025-03-09T15:42:00Z">
        <w:r w:rsidRPr="009E084F" w:rsidDel="00525B0F">
          <w:rPr>
            <w:rFonts w:ascii="Times New Roman" w:eastAsia="Times New Roman" w:hAnsi="Times New Roman" w:cs="Times New Roman"/>
            <w:i/>
            <w:iCs/>
            <w:sz w:val="24"/>
            <w:szCs w:val="24"/>
            <w:lang w:val="es-ES" w:eastAsia="pt-PT"/>
            <w:rPrChange w:id="130" w:author="Júlia Alves" w:date="2025-03-15T12:47:00Z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pt-PT"/>
              </w:rPr>
            </w:rPrChange>
          </w:rPr>
          <w:delText xml:space="preserve">Page </w:delText>
        </w:r>
      </w:del>
      <w:r w:rsidRPr="009E084F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pt-PT"/>
          <w:rPrChange w:id="131" w:author="Júlia Alves" w:date="2025-03-15T12:47:00Z">
            <w:rPr>
              <w:rFonts w:ascii="Times New Roman" w:eastAsia="Times New Roman" w:hAnsi="Times New Roman" w:cs="Times New Roman"/>
              <w:i/>
              <w:iCs/>
              <w:sz w:val="24"/>
              <w:szCs w:val="24"/>
              <w:lang w:eastAsia="pt-PT"/>
            </w:rPr>
          </w:rPrChange>
        </w:rPr>
        <w:t>1141</w:t>
      </w:r>
      <w:r w:rsidRPr="009E084F">
        <w:rPr>
          <w:rFonts w:ascii="Times New Roman" w:eastAsia="Times New Roman" w:hAnsi="Times New Roman" w:cs="Times New Roman"/>
          <w:sz w:val="24"/>
          <w:szCs w:val="24"/>
          <w:lang w:val="es-ES" w:eastAsia="pt-PT"/>
          <w:rPrChange w:id="132" w:author="Júlia Alves" w:date="2025-03-15T12:47:00Z">
            <w:rPr>
              <w:rFonts w:ascii="Times New Roman" w:eastAsia="Times New Roman" w:hAnsi="Times New Roman" w:cs="Times New Roman"/>
              <w:sz w:val="24"/>
              <w:szCs w:val="24"/>
              <w:lang w:eastAsia="pt-PT"/>
            </w:rPr>
          </w:rPrChange>
        </w:rPr>
        <w:t xml:space="preserve">. </w:t>
      </w:r>
      <w:r w:rsidR="00EF1147">
        <w:fldChar w:fldCharType="begin"/>
      </w:r>
      <w:r w:rsidR="00EF1147" w:rsidRPr="009E084F">
        <w:rPr>
          <w:lang w:val="es-ES"/>
          <w:rPrChange w:id="133" w:author="Júlia Alves" w:date="2025-03-15T12:47:00Z">
            <w:rPr/>
          </w:rPrChange>
        </w:rPr>
        <w:instrText xml:space="preserve"> HYPERLINK "https://doi.org/10.3390/EN16031141" </w:instrText>
      </w:r>
      <w:r w:rsidR="00EF1147">
        <w:fldChar w:fldCharType="separate"/>
      </w:r>
      <w:r w:rsidRPr="009E084F">
        <w:rPr>
          <w:rStyle w:val="Hyperlink"/>
          <w:rFonts w:ascii="Times New Roman" w:eastAsia="Times New Roman" w:hAnsi="Times New Roman" w:cs="Times New Roman"/>
          <w:sz w:val="24"/>
          <w:szCs w:val="24"/>
          <w:lang w:val="es-ES" w:eastAsia="pt-PT"/>
          <w:rPrChange w:id="134" w:author="Júlia Alves" w:date="2025-03-15T12:47:00Z">
            <w:rPr>
              <w:rStyle w:val="Hyperlink"/>
              <w:rFonts w:ascii="Times New Roman" w:eastAsia="Times New Roman" w:hAnsi="Times New Roman" w:cs="Times New Roman"/>
              <w:sz w:val="24"/>
              <w:szCs w:val="24"/>
              <w:lang w:eastAsia="pt-PT"/>
            </w:rPr>
          </w:rPrChange>
        </w:rPr>
        <w:t>https://doi.org/10.3390/EN16031141</w:t>
      </w:r>
      <w:r w:rsidR="00EF1147">
        <w:rPr>
          <w:rStyle w:val="Hyperlink"/>
          <w:rFonts w:ascii="Times New Roman" w:eastAsia="Times New Roman" w:hAnsi="Times New Roman" w:cs="Times New Roman"/>
          <w:sz w:val="24"/>
          <w:szCs w:val="24"/>
          <w:lang w:eastAsia="pt-PT"/>
        </w:rPr>
        <w:fldChar w:fldCharType="end"/>
      </w:r>
    </w:p>
    <w:p w14:paraId="4D48DE13" w14:textId="77777777" w:rsidR="00CA25CD" w:rsidRPr="009E084F" w:rsidRDefault="00CA25CD" w:rsidP="00CA25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pt-PT"/>
          <w:rPrChange w:id="135" w:author="Júlia Alves" w:date="2025-03-15T12:47:00Z">
            <w:rPr>
              <w:rFonts w:ascii="Times New Roman" w:eastAsia="Times New Roman" w:hAnsi="Times New Roman" w:cs="Times New Roman"/>
              <w:sz w:val="24"/>
              <w:szCs w:val="24"/>
              <w:lang w:eastAsia="pt-PT"/>
            </w:rPr>
          </w:rPrChange>
        </w:rPr>
      </w:pPr>
    </w:p>
    <w:p w14:paraId="5ED6F58E" w14:textId="7DF75A46" w:rsidR="004301AB" w:rsidRPr="00A97682" w:rsidRDefault="004301AB" w:rsidP="004301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proofErr w:type="spellStart"/>
      <w:r w:rsidRPr="009E084F">
        <w:rPr>
          <w:rFonts w:ascii="Times New Roman" w:eastAsia="Times New Roman" w:hAnsi="Times New Roman" w:cs="Times New Roman"/>
          <w:sz w:val="24"/>
          <w:szCs w:val="24"/>
          <w:lang w:val="es-ES" w:eastAsia="pt-PT"/>
          <w:rPrChange w:id="136" w:author="Júlia Alves" w:date="2025-03-15T12:47:00Z">
            <w:rPr>
              <w:rFonts w:ascii="Times New Roman" w:eastAsia="Times New Roman" w:hAnsi="Times New Roman" w:cs="Times New Roman"/>
              <w:sz w:val="24"/>
              <w:szCs w:val="24"/>
              <w:lang w:eastAsia="pt-PT"/>
            </w:rPr>
          </w:rPrChange>
        </w:rPr>
        <w:t>Ahad</w:t>
      </w:r>
      <w:proofErr w:type="spellEnd"/>
      <w:r w:rsidRPr="009E084F">
        <w:rPr>
          <w:rFonts w:ascii="Times New Roman" w:eastAsia="Times New Roman" w:hAnsi="Times New Roman" w:cs="Times New Roman"/>
          <w:sz w:val="24"/>
          <w:szCs w:val="24"/>
          <w:lang w:val="es-ES" w:eastAsia="pt-PT"/>
          <w:rPrChange w:id="137" w:author="Júlia Alves" w:date="2025-03-15T12:47:00Z">
            <w:rPr>
              <w:rFonts w:ascii="Times New Roman" w:eastAsia="Times New Roman" w:hAnsi="Times New Roman" w:cs="Times New Roman"/>
              <w:sz w:val="24"/>
              <w:szCs w:val="24"/>
              <w:lang w:eastAsia="pt-PT"/>
            </w:rPr>
          </w:rPrChange>
        </w:rPr>
        <w:t xml:space="preserve">, M. T., </w:t>
      </w:r>
      <w:proofErr w:type="spellStart"/>
      <w:r w:rsidRPr="009E084F">
        <w:rPr>
          <w:rFonts w:ascii="Times New Roman" w:eastAsia="Times New Roman" w:hAnsi="Times New Roman" w:cs="Times New Roman"/>
          <w:sz w:val="24"/>
          <w:szCs w:val="24"/>
          <w:lang w:val="es-ES" w:eastAsia="pt-PT"/>
          <w:rPrChange w:id="138" w:author="Júlia Alves" w:date="2025-03-15T12:47:00Z">
            <w:rPr>
              <w:rFonts w:ascii="Times New Roman" w:eastAsia="Times New Roman" w:hAnsi="Times New Roman" w:cs="Times New Roman"/>
              <w:sz w:val="24"/>
              <w:szCs w:val="24"/>
              <w:lang w:eastAsia="pt-PT"/>
            </w:rPr>
          </w:rPrChange>
        </w:rPr>
        <w:t>Bhuiyan</w:t>
      </w:r>
      <w:proofErr w:type="spellEnd"/>
      <w:r w:rsidRPr="009E084F">
        <w:rPr>
          <w:rFonts w:ascii="Times New Roman" w:eastAsia="Times New Roman" w:hAnsi="Times New Roman" w:cs="Times New Roman"/>
          <w:sz w:val="24"/>
          <w:szCs w:val="24"/>
          <w:lang w:val="es-ES" w:eastAsia="pt-PT"/>
          <w:rPrChange w:id="139" w:author="Júlia Alves" w:date="2025-03-15T12:47:00Z">
            <w:rPr>
              <w:rFonts w:ascii="Times New Roman" w:eastAsia="Times New Roman" w:hAnsi="Times New Roman" w:cs="Times New Roman"/>
              <w:sz w:val="24"/>
              <w:szCs w:val="24"/>
              <w:lang w:eastAsia="pt-PT"/>
            </w:rPr>
          </w:rPrChange>
        </w:rPr>
        <w:t xml:space="preserve">, M. M. H., </w:t>
      </w:r>
      <w:proofErr w:type="spellStart"/>
      <w:r w:rsidRPr="009E084F">
        <w:rPr>
          <w:rFonts w:ascii="Times New Roman" w:eastAsia="Times New Roman" w:hAnsi="Times New Roman" w:cs="Times New Roman"/>
          <w:sz w:val="24"/>
          <w:szCs w:val="24"/>
          <w:lang w:val="es-ES" w:eastAsia="pt-PT"/>
          <w:rPrChange w:id="140" w:author="Júlia Alves" w:date="2025-03-15T12:47:00Z">
            <w:rPr>
              <w:rFonts w:ascii="Times New Roman" w:eastAsia="Times New Roman" w:hAnsi="Times New Roman" w:cs="Times New Roman"/>
              <w:sz w:val="24"/>
              <w:szCs w:val="24"/>
              <w:lang w:eastAsia="pt-PT"/>
            </w:rPr>
          </w:rPrChange>
        </w:rPr>
        <w:t>Sakib</w:t>
      </w:r>
      <w:proofErr w:type="spellEnd"/>
      <w:r w:rsidRPr="009E084F">
        <w:rPr>
          <w:rFonts w:ascii="Times New Roman" w:eastAsia="Times New Roman" w:hAnsi="Times New Roman" w:cs="Times New Roman"/>
          <w:sz w:val="24"/>
          <w:szCs w:val="24"/>
          <w:lang w:val="es-ES" w:eastAsia="pt-PT"/>
          <w:rPrChange w:id="141" w:author="Júlia Alves" w:date="2025-03-15T12:47:00Z">
            <w:rPr>
              <w:rFonts w:ascii="Times New Roman" w:eastAsia="Times New Roman" w:hAnsi="Times New Roman" w:cs="Times New Roman"/>
              <w:sz w:val="24"/>
              <w:szCs w:val="24"/>
              <w:lang w:eastAsia="pt-PT"/>
            </w:rPr>
          </w:rPrChange>
        </w:rPr>
        <w:t xml:space="preserve">, A. N., Becerril Corral, A., &amp; </w:t>
      </w:r>
      <w:proofErr w:type="spellStart"/>
      <w:r w:rsidRPr="009E084F">
        <w:rPr>
          <w:rFonts w:ascii="Times New Roman" w:eastAsia="Times New Roman" w:hAnsi="Times New Roman" w:cs="Times New Roman"/>
          <w:sz w:val="24"/>
          <w:szCs w:val="24"/>
          <w:lang w:val="es-ES" w:eastAsia="pt-PT"/>
          <w:rPrChange w:id="142" w:author="Júlia Alves" w:date="2025-03-15T12:47:00Z">
            <w:rPr>
              <w:rFonts w:ascii="Times New Roman" w:eastAsia="Times New Roman" w:hAnsi="Times New Roman" w:cs="Times New Roman"/>
              <w:sz w:val="24"/>
              <w:szCs w:val="24"/>
              <w:lang w:eastAsia="pt-PT"/>
            </w:rPr>
          </w:rPrChange>
        </w:rPr>
        <w:t>Siddique</w:t>
      </w:r>
      <w:proofErr w:type="spellEnd"/>
      <w:r w:rsidRPr="009E084F">
        <w:rPr>
          <w:rFonts w:ascii="Times New Roman" w:eastAsia="Times New Roman" w:hAnsi="Times New Roman" w:cs="Times New Roman"/>
          <w:sz w:val="24"/>
          <w:szCs w:val="24"/>
          <w:lang w:val="es-ES" w:eastAsia="pt-PT"/>
          <w:rPrChange w:id="143" w:author="Júlia Alves" w:date="2025-03-15T12:47:00Z">
            <w:rPr>
              <w:rFonts w:ascii="Times New Roman" w:eastAsia="Times New Roman" w:hAnsi="Times New Roman" w:cs="Times New Roman"/>
              <w:sz w:val="24"/>
              <w:szCs w:val="24"/>
              <w:lang w:eastAsia="pt-PT"/>
            </w:rPr>
          </w:rPrChange>
        </w:rPr>
        <w:t xml:space="preserve">, Z. (2023). </w:t>
      </w:r>
      <w:r w:rsidRPr="004301AB"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  <w:t xml:space="preserve">An Overview of Challenges for the Future of Hydrogen. </w:t>
      </w:r>
      <w:r w:rsidRPr="004301AB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pt-PT"/>
        </w:rPr>
        <w:t>Materials</w:t>
      </w:r>
      <w:ins w:id="144" w:author="Haitong Xu" w:date="2025-03-09T15:42:00Z">
        <w:r w:rsidR="00525B0F">
          <w:rPr>
            <w:rFonts w:ascii="Times New Roman" w:eastAsia="Times New Roman" w:hAnsi="Times New Roman" w:cs="Times New Roman"/>
            <w:i/>
            <w:iCs/>
            <w:sz w:val="24"/>
            <w:szCs w:val="24"/>
            <w:lang w:val="en-GB" w:eastAsia="pt-PT"/>
          </w:rPr>
          <w:t xml:space="preserve">, </w:t>
        </w:r>
      </w:ins>
      <w:del w:id="145" w:author="Haitong Xu" w:date="2025-03-09T15:42:00Z">
        <w:r w:rsidRPr="004301AB" w:rsidDel="00525B0F">
          <w:rPr>
            <w:rFonts w:ascii="Times New Roman" w:eastAsia="Times New Roman" w:hAnsi="Times New Roman" w:cs="Times New Roman"/>
            <w:i/>
            <w:iCs/>
            <w:sz w:val="24"/>
            <w:szCs w:val="24"/>
            <w:lang w:val="en-GB" w:eastAsia="pt-PT"/>
          </w:rPr>
          <w:delText xml:space="preserve"> 2023, Vol. 16, Page 6680</w:delText>
        </w:r>
        <w:r w:rsidRPr="004301AB" w:rsidDel="00525B0F">
          <w:rPr>
            <w:rFonts w:ascii="Times New Roman" w:eastAsia="Times New Roman" w:hAnsi="Times New Roman" w:cs="Times New Roman"/>
            <w:sz w:val="24"/>
            <w:szCs w:val="24"/>
            <w:lang w:val="en-GB" w:eastAsia="pt-PT"/>
          </w:rPr>
          <w:delText xml:space="preserve">, </w:delText>
        </w:r>
      </w:del>
      <w:r w:rsidRPr="004301AB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pt-PT"/>
        </w:rPr>
        <w:t>16</w:t>
      </w:r>
      <w:r w:rsidRPr="004301AB"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  <w:t xml:space="preserve">(20), 6680. </w:t>
      </w:r>
      <w:r w:rsidR="00EF1147">
        <w:fldChar w:fldCharType="begin"/>
      </w:r>
      <w:r w:rsidR="00EF1147" w:rsidRPr="009E084F">
        <w:rPr>
          <w:lang w:val="en-US"/>
          <w:rPrChange w:id="146" w:author="Júlia Alves" w:date="2025-03-15T12:47:00Z">
            <w:rPr/>
          </w:rPrChange>
        </w:rPr>
        <w:instrText xml:space="preserve"> HYPERLINK "https://doi.org/10.3390/MA16206680" </w:instrText>
      </w:r>
      <w:r w:rsidR="00EF1147">
        <w:fldChar w:fldCharType="separate"/>
      </w:r>
      <w:r w:rsidRPr="00A97682">
        <w:rPr>
          <w:rStyle w:val="Hyperlink"/>
          <w:rFonts w:ascii="Times New Roman" w:eastAsia="Times New Roman" w:hAnsi="Times New Roman" w:cs="Times New Roman"/>
          <w:sz w:val="24"/>
          <w:szCs w:val="24"/>
          <w:lang w:eastAsia="pt-PT"/>
        </w:rPr>
        <w:t>https://doi.org/10.3390/MA16206680</w:t>
      </w:r>
      <w:r w:rsidR="00EF1147">
        <w:rPr>
          <w:rStyle w:val="Hyperlink"/>
          <w:rFonts w:ascii="Times New Roman" w:eastAsia="Times New Roman" w:hAnsi="Times New Roman" w:cs="Times New Roman"/>
          <w:sz w:val="24"/>
          <w:szCs w:val="24"/>
          <w:lang w:eastAsia="pt-PT"/>
        </w:rPr>
        <w:fldChar w:fldCharType="end"/>
      </w:r>
    </w:p>
    <w:p w14:paraId="4CA55E3C" w14:textId="77777777" w:rsidR="004301AB" w:rsidRPr="00A97682" w:rsidRDefault="004301AB" w:rsidP="004301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</w:p>
    <w:p w14:paraId="5224A106" w14:textId="6CB9ACDE" w:rsidR="009742C7" w:rsidRDefault="009742C7" w:rsidP="00974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</w:pPr>
      <w:r w:rsidRPr="009742C7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Kourougianni, F., Arsalis, A., Olympios, A. v., Yiasoumas, G., Konstantinou, C., Papanastasiou, P., &amp; Georghiou, G. E. (2024). </w:t>
      </w:r>
      <w:r w:rsidRPr="009742C7"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  <w:t xml:space="preserve">A comprehensive review of green hydrogen energy systems. </w:t>
      </w:r>
      <w:r w:rsidRPr="009742C7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pt-PT"/>
        </w:rPr>
        <w:t>Renewable Energy</w:t>
      </w:r>
      <w:ins w:id="147" w:author="Haitong Xu" w:date="2025-03-09T15:43:00Z">
        <w:r w:rsidR="00525B0F">
          <w:rPr>
            <w:rFonts w:ascii="Times New Roman" w:eastAsia="Times New Roman" w:hAnsi="Times New Roman" w:cs="Times New Roman"/>
            <w:sz w:val="24"/>
            <w:szCs w:val="24"/>
            <w:lang w:val="en-GB" w:eastAsia="pt-PT"/>
          </w:rPr>
          <w:t xml:space="preserve">, </w:t>
        </w:r>
      </w:ins>
      <w:del w:id="148" w:author="Haitong Xu" w:date="2025-03-09T15:43:00Z">
        <w:r w:rsidRPr="009742C7" w:rsidDel="00525B0F">
          <w:rPr>
            <w:rFonts w:ascii="Times New Roman" w:eastAsia="Times New Roman" w:hAnsi="Times New Roman" w:cs="Times New Roman"/>
            <w:sz w:val="24"/>
            <w:szCs w:val="24"/>
            <w:lang w:val="en-GB" w:eastAsia="pt-PT"/>
          </w:rPr>
          <w:delText xml:space="preserve">. </w:delText>
        </w:r>
      </w:del>
      <w:ins w:id="149" w:author="Haitong Xu" w:date="2025-03-09T15:43:00Z">
        <w:r w:rsidR="00525B0F" w:rsidRPr="00525B0F">
          <w:rPr>
            <w:rFonts w:ascii="Times New Roman" w:eastAsia="Times New Roman" w:hAnsi="Times New Roman" w:cs="Times New Roman"/>
            <w:sz w:val="24"/>
            <w:szCs w:val="24"/>
            <w:lang w:val="en-GB" w:eastAsia="pt-PT"/>
          </w:rPr>
          <w:t>231, 120911</w:t>
        </w:r>
        <w:r w:rsidR="00525B0F">
          <w:rPr>
            <w:rFonts w:ascii="Times New Roman" w:eastAsia="Times New Roman" w:hAnsi="Times New Roman" w:cs="Times New Roman"/>
            <w:sz w:val="24"/>
            <w:szCs w:val="24"/>
            <w:lang w:val="en-GB" w:eastAsia="pt-PT"/>
          </w:rPr>
          <w:t xml:space="preserve">. </w:t>
        </w:r>
        <w:r w:rsidR="00525B0F">
          <w:rPr>
            <w:rFonts w:ascii="Times New Roman" w:eastAsia="Times New Roman" w:hAnsi="Times New Roman" w:cs="Times New Roman"/>
            <w:sz w:val="24"/>
            <w:szCs w:val="24"/>
            <w:lang w:val="en-GB" w:eastAsia="pt-PT"/>
          </w:rPr>
          <w:fldChar w:fldCharType="begin"/>
        </w:r>
        <w:r w:rsidR="00525B0F">
          <w:rPr>
            <w:rFonts w:ascii="Times New Roman" w:eastAsia="Times New Roman" w:hAnsi="Times New Roman" w:cs="Times New Roman"/>
            <w:sz w:val="24"/>
            <w:szCs w:val="24"/>
            <w:lang w:val="en-GB" w:eastAsia="pt-PT"/>
          </w:rPr>
          <w:instrText>HYPERLINK "</w:instrText>
        </w:r>
      </w:ins>
      <w:r w:rsidR="00525B0F" w:rsidRPr="002A5820">
        <w:rPr>
          <w:lang w:val="en-US"/>
          <w:rPrChange w:id="150" w:author="Júlia Alves" w:date="2025-03-15T10:32:00Z">
            <w:rPr>
              <w:rStyle w:val="Hyperlink"/>
              <w:rFonts w:ascii="Times New Roman" w:eastAsia="Times New Roman" w:hAnsi="Times New Roman" w:cs="Times New Roman"/>
              <w:sz w:val="24"/>
              <w:szCs w:val="24"/>
              <w:lang w:val="en-GB" w:eastAsia="pt-PT"/>
            </w:rPr>
          </w:rPrChange>
        </w:rPr>
        <w:instrText>https://doi.org/10.1016/J.RENENE.2024.120911</w:instrText>
      </w:r>
      <w:ins w:id="151" w:author="Haitong Xu" w:date="2025-03-09T15:43:00Z">
        <w:r w:rsidR="00525B0F">
          <w:rPr>
            <w:rFonts w:ascii="Times New Roman" w:eastAsia="Times New Roman" w:hAnsi="Times New Roman" w:cs="Times New Roman"/>
            <w:sz w:val="24"/>
            <w:szCs w:val="24"/>
            <w:lang w:val="en-GB" w:eastAsia="pt-PT"/>
          </w:rPr>
          <w:instrText>"</w:instrText>
        </w:r>
        <w:r w:rsidR="00525B0F">
          <w:rPr>
            <w:rFonts w:ascii="Times New Roman" w:eastAsia="Times New Roman" w:hAnsi="Times New Roman" w:cs="Times New Roman"/>
            <w:sz w:val="24"/>
            <w:szCs w:val="24"/>
            <w:lang w:val="en-GB" w:eastAsia="pt-PT"/>
          </w:rPr>
          <w:fldChar w:fldCharType="separate"/>
        </w:r>
      </w:ins>
      <w:r w:rsidR="00525B0F" w:rsidRPr="00525B0F">
        <w:rPr>
          <w:rStyle w:val="Hyperlink"/>
          <w:rFonts w:ascii="Times New Roman" w:eastAsia="Times New Roman" w:hAnsi="Times New Roman" w:cs="Times New Roman"/>
          <w:sz w:val="24"/>
          <w:szCs w:val="24"/>
          <w:lang w:val="en-GB" w:eastAsia="pt-PT"/>
        </w:rPr>
        <w:t>https://doi.org/10.1016/J.RENENE.2024.120911</w:t>
      </w:r>
      <w:ins w:id="152" w:author="Haitong Xu" w:date="2025-03-09T15:43:00Z">
        <w:r w:rsidR="00525B0F">
          <w:rPr>
            <w:rFonts w:ascii="Times New Roman" w:eastAsia="Times New Roman" w:hAnsi="Times New Roman" w:cs="Times New Roman"/>
            <w:sz w:val="24"/>
            <w:szCs w:val="24"/>
            <w:lang w:val="en-GB" w:eastAsia="pt-PT"/>
          </w:rPr>
          <w:fldChar w:fldCharType="end"/>
        </w:r>
      </w:ins>
    </w:p>
    <w:p w14:paraId="5B214D5E" w14:textId="77777777" w:rsidR="009742C7" w:rsidRDefault="009742C7" w:rsidP="00974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</w:pPr>
    </w:p>
    <w:p w14:paraId="04927213" w14:textId="0D8B8FCA" w:rsidR="00D46217" w:rsidRDefault="00D46217" w:rsidP="00D462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</w:pPr>
      <w:r w:rsidRPr="00D46217"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  <w:t xml:space="preserve">Adams, M. J., Wadge, M. D., Sheppard, D., Stuart, A., &amp; Grant, D. M. (2024). Review on onshore and offshore large-scale seasonal hydrogen storage for electricity generation: Focusing on improving compression, storage, and roundtrip efficiency. </w:t>
      </w:r>
      <w:r w:rsidRPr="00D46217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pt-PT"/>
        </w:rPr>
        <w:t>International Journal of Hydrogen Energy</w:t>
      </w:r>
      <w:r w:rsidRPr="00D46217"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  <w:t xml:space="preserve">, </w:t>
      </w:r>
      <w:r w:rsidRPr="00D46217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pt-PT"/>
        </w:rPr>
        <w:t>73</w:t>
      </w:r>
      <w:r w:rsidRPr="00D46217"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  <w:t xml:space="preserve">, 95–111. </w:t>
      </w:r>
      <w:r w:rsidR="00EF1147">
        <w:fldChar w:fldCharType="begin"/>
      </w:r>
      <w:r w:rsidR="00EF1147" w:rsidRPr="009E084F">
        <w:rPr>
          <w:lang w:val="en-US"/>
          <w:rPrChange w:id="153" w:author="Júlia Alves" w:date="2025-03-15T12:47:00Z">
            <w:rPr/>
          </w:rPrChange>
        </w:rPr>
        <w:instrText xml:space="preserve"> HYPERLINK "https://doi.org/10.1016/J.IJHYDENE.2024.05.421" </w:instrText>
      </w:r>
      <w:r w:rsidR="00EF1147">
        <w:fldChar w:fldCharType="separate"/>
      </w:r>
      <w:r w:rsidRPr="00D46217">
        <w:rPr>
          <w:rStyle w:val="Hyperlink"/>
          <w:rFonts w:ascii="Times New Roman" w:eastAsia="Times New Roman" w:hAnsi="Times New Roman" w:cs="Times New Roman"/>
          <w:sz w:val="24"/>
          <w:szCs w:val="24"/>
          <w:lang w:val="en-GB" w:eastAsia="pt-PT"/>
        </w:rPr>
        <w:t>https://doi.org/10.1016/J.IJHYDENE.2024.05.421</w:t>
      </w:r>
      <w:r w:rsidR="00EF1147">
        <w:rPr>
          <w:rStyle w:val="Hyperlink"/>
          <w:rFonts w:ascii="Times New Roman" w:eastAsia="Times New Roman" w:hAnsi="Times New Roman" w:cs="Times New Roman"/>
          <w:sz w:val="24"/>
          <w:szCs w:val="24"/>
          <w:lang w:val="en-GB" w:eastAsia="pt-PT"/>
        </w:rPr>
        <w:fldChar w:fldCharType="end"/>
      </w:r>
    </w:p>
    <w:p w14:paraId="266F71CC" w14:textId="77777777" w:rsidR="00D46217" w:rsidRDefault="00D46217" w:rsidP="00D462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</w:pPr>
    </w:p>
    <w:p w14:paraId="2D0B27DE" w14:textId="77777777" w:rsidR="00D46217" w:rsidRDefault="00D46217" w:rsidP="00D462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</w:pPr>
    </w:p>
    <w:p w14:paraId="78632711" w14:textId="6C7DDFBD" w:rsidR="00C41F55" w:rsidRDefault="00C41F55" w:rsidP="00C41F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</w:pPr>
      <w:r w:rsidRPr="009E084F">
        <w:rPr>
          <w:rFonts w:ascii="Times New Roman" w:eastAsia="Times New Roman" w:hAnsi="Times New Roman" w:cs="Times New Roman"/>
          <w:sz w:val="24"/>
          <w:szCs w:val="24"/>
          <w:lang w:val="en-GB" w:eastAsia="pt-PT"/>
          <w:rPrChange w:id="154" w:author="Júlia Alves" w:date="2025-03-15T12:47:00Z">
            <w:rPr>
              <w:rFonts w:ascii="Times New Roman" w:eastAsia="Times New Roman" w:hAnsi="Times New Roman" w:cs="Times New Roman"/>
              <w:sz w:val="24"/>
              <w:szCs w:val="24"/>
              <w:lang w:eastAsia="pt-PT"/>
            </w:rPr>
          </w:rPrChange>
        </w:rPr>
        <w:t xml:space="preserve">Azad, A. </w:t>
      </w:r>
      <w:proofErr w:type="gramStart"/>
      <w:r w:rsidRPr="009E084F">
        <w:rPr>
          <w:rFonts w:ascii="Times New Roman" w:eastAsia="Times New Roman" w:hAnsi="Times New Roman" w:cs="Times New Roman"/>
          <w:sz w:val="24"/>
          <w:szCs w:val="24"/>
          <w:lang w:val="en-GB" w:eastAsia="pt-PT"/>
          <w:rPrChange w:id="155" w:author="Júlia Alves" w:date="2025-03-15T12:47:00Z">
            <w:rPr>
              <w:rFonts w:ascii="Times New Roman" w:eastAsia="Times New Roman" w:hAnsi="Times New Roman" w:cs="Times New Roman"/>
              <w:sz w:val="24"/>
              <w:szCs w:val="24"/>
              <w:lang w:eastAsia="pt-PT"/>
            </w:rPr>
          </w:rPrChange>
        </w:rPr>
        <w:t>K. ;</w:t>
      </w:r>
      <w:proofErr w:type="gramEnd"/>
      <w:r w:rsidRPr="009E084F">
        <w:rPr>
          <w:rFonts w:ascii="Times New Roman" w:eastAsia="Times New Roman" w:hAnsi="Times New Roman" w:cs="Times New Roman"/>
          <w:sz w:val="24"/>
          <w:szCs w:val="24"/>
          <w:lang w:val="en-GB" w:eastAsia="pt-PT"/>
          <w:rPrChange w:id="156" w:author="Júlia Alves" w:date="2025-03-15T12:47:00Z">
            <w:rPr>
              <w:rFonts w:ascii="Times New Roman" w:eastAsia="Times New Roman" w:hAnsi="Times New Roman" w:cs="Times New Roman"/>
              <w:sz w:val="24"/>
              <w:szCs w:val="24"/>
              <w:lang w:eastAsia="pt-PT"/>
            </w:rPr>
          </w:rPrChange>
        </w:rPr>
        <w:t xml:space="preserve"> K. ;, Rasul, M. G. ;, </w:t>
      </w:r>
      <w:proofErr w:type="spellStart"/>
      <w:r w:rsidRPr="009E084F">
        <w:rPr>
          <w:rFonts w:ascii="Times New Roman" w:eastAsia="Times New Roman" w:hAnsi="Times New Roman" w:cs="Times New Roman"/>
          <w:sz w:val="24"/>
          <w:szCs w:val="24"/>
          <w:lang w:val="en-GB" w:eastAsia="pt-PT"/>
          <w:rPrChange w:id="157" w:author="Júlia Alves" w:date="2025-03-15T12:47:00Z">
            <w:rPr>
              <w:rFonts w:ascii="Times New Roman" w:eastAsia="Times New Roman" w:hAnsi="Times New Roman" w:cs="Times New Roman"/>
              <w:sz w:val="24"/>
              <w:szCs w:val="24"/>
              <w:lang w:eastAsia="pt-PT"/>
            </w:rPr>
          </w:rPrChange>
        </w:rPr>
        <w:t>Doppalapudi</w:t>
      </w:r>
      <w:proofErr w:type="spellEnd"/>
      <w:r w:rsidRPr="009E084F">
        <w:rPr>
          <w:rFonts w:ascii="Times New Roman" w:eastAsia="Times New Roman" w:hAnsi="Times New Roman" w:cs="Times New Roman"/>
          <w:sz w:val="24"/>
          <w:szCs w:val="24"/>
          <w:lang w:val="en-GB" w:eastAsia="pt-PT"/>
          <w:rPrChange w:id="158" w:author="Júlia Alves" w:date="2025-03-15T12:47:00Z">
            <w:rPr>
              <w:rFonts w:ascii="Times New Roman" w:eastAsia="Times New Roman" w:hAnsi="Times New Roman" w:cs="Times New Roman"/>
              <w:sz w:val="24"/>
              <w:szCs w:val="24"/>
              <w:lang w:eastAsia="pt-PT"/>
            </w:rPr>
          </w:rPrChange>
        </w:rPr>
        <w:t xml:space="preserve">, A. T., Kumar </w:t>
      </w:r>
      <w:proofErr w:type="spellStart"/>
      <w:r w:rsidRPr="009E084F">
        <w:rPr>
          <w:rFonts w:ascii="Times New Roman" w:eastAsia="Times New Roman" w:hAnsi="Times New Roman" w:cs="Times New Roman"/>
          <w:sz w:val="24"/>
          <w:szCs w:val="24"/>
          <w:lang w:val="en-GB" w:eastAsia="pt-PT"/>
          <w:rPrChange w:id="159" w:author="Júlia Alves" w:date="2025-03-15T12:47:00Z">
            <w:rPr>
              <w:rFonts w:ascii="Times New Roman" w:eastAsia="Times New Roman" w:hAnsi="Times New Roman" w:cs="Times New Roman"/>
              <w:sz w:val="24"/>
              <w:szCs w:val="24"/>
              <w:lang w:eastAsia="pt-PT"/>
            </w:rPr>
          </w:rPrChange>
        </w:rPr>
        <w:t>Sarker</w:t>
      </w:r>
      <w:proofErr w:type="spellEnd"/>
      <w:r w:rsidRPr="009E084F">
        <w:rPr>
          <w:rFonts w:ascii="Times New Roman" w:eastAsia="Times New Roman" w:hAnsi="Times New Roman" w:cs="Times New Roman"/>
          <w:sz w:val="24"/>
          <w:szCs w:val="24"/>
          <w:lang w:val="en-GB" w:eastAsia="pt-PT"/>
          <w:rPrChange w:id="160" w:author="Júlia Alves" w:date="2025-03-15T12:47:00Z">
            <w:rPr>
              <w:rFonts w:ascii="Times New Roman" w:eastAsia="Times New Roman" w:hAnsi="Times New Roman" w:cs="Times New Roman"/>
              <w:sz w:val="24"/>
              <w:szCs w:val="24"/>
              <w:lang w:eastAsia="pt-PT"/>
            </w:rPr>
          </w:rPrChange>
        </w:rPr>
        <w:t xml:space="preserve">, A., Kalam Azad, A., Rasul, M. G., &amp; </w:t>
      </w:r>
      <w:proofErr w:type="spellStart"/>
      <w:r w:rsidRPr="009E084F">
        <w:rPr>
          <w:rFonts w:ascii="Times New Roman" w:eastAsia="Times New Roman" w:hAnsi="Times New Roman" w:cs="Times New Roman"/>
          <w:sz w:val="24"/>
          <w:szCs w:val="24"/>
          <w:lang w:val="en-GB" w:eastAsia="pt-PT"/>
          <w:rPrChange w:id="161" w:author="Júlia Alves" w:date="2025-03-15T12:47:00Z">
            <w:rPr>
              <w:rFonts w:ascii="Times New Roman" w:eastAsia="Times New Roman" w:hAnsi="Times New Roman" w:cs="Times New Roman"/>
              <w:sz w:val="24"/>
              <w:szCs w:val="24"/>
              <w:lang w:eastAsia="pt-PT"/>
            </w:rPr>
          </w:rPrChange>
        </w:rPr>
        <w:t>Doppalapudi</w:t>
      </w:r>
      <w:proofErr w:type="spellEnd"/>
      <w:r w:rsidRPr="009E084F">
        <w:rPr>
          <w:rFonts w:ascii="Times New Roman" w:eastAsia="Times New Roman" w:hAnsi="Times New Roman" w:cs="Times New Roman"/>
          <w:sz w:val="24"/>
          <w:szCs w:val="24"/>
          <w:lang w:val="en-GB" w:eastAsia="pt-PT"/>
          <w:rPrChange w:id="162" w:author="Júlia Alves" w:date="2025-03-15T12:47:00Z">
            <w:rPr>
              <w:rFonts w:ascii="Times New Roman" w:eastAsia="Times New Roman" w:hAnsi="Times New Roman" w:cs="Times New Roman"/>
              <w:sz w:val="24"/>
              <w:szCs w:val="24"/>
              <w:lang w:eastAsia="pt-PT"/>
            </w:rPr>
          </w:rPrChange>
        </w:rPr>
        <w:t xml:space="preserve">, A. T. (2023). </w:t>
      </w:r>
      <w:r w:rsidRPr="00C41F55"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  <w:t xml:space="preserve">Prospect of Green Hydrogen Generation from Hybrid Renewable Energy Sources: A Review. </w:t>
      </w:r>
      <w:r w:rsidRPr="00C41F55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pt-PT"/>
        </w:rPr>
        <w:t>Energies</w:t>
      </w:r>
      <w:ins w:id="163" w:author="Haitong Xu" w:date="2025-03-09T15:43:00Z">
        <w:r w:rsidR="00525B0F">
          <w:rPr>
            <w:rFonts w:ascii="Times New Roman" w:eastAsia="Times New Roman" w:hAnsi="Times New Roman" w:cs="Times New Roman"/>
            <w:i/>
            <w:iCs/>
            <w:sz w:val="24"/>
            <w:szCs w:val="24"/>
            <w:lang w:val="en-GB" w:eastAsia="pt-PT"/>
          </w:rPr>
          <w:t>,</w:t>
        </w:r>
      </w:ins>
      <w:r w:rsidRPr="00C41F55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pt-PT"/>
        </w:rPr>
        <w:t xml:space="preserve"> </w:t>
      </w:r>
      <w:del w:id="164" w:author="Haitong Xu" w:date="2025-03-09T15:43:00Z">
        <w:r w:rsidRPr="00C41F55" w:rsidDel="00525B0F">
          <w:rPr>
            <w:rFonts w:ascii="Times New Roman" w:eastAsia="Times New Roman" w:hAnsi="Times New Roman" w:cs="Times New Roman"/>
            <w:i/>
            <w:iCs/>
            <w:sz w:val="24"/>
            <w:szCs w:val="24"/>
            <w:lang w:val="en-GB" w:eastAsia="pt-PT"/>
          </w:rPr>
          <w:delText>2023, Vol. 16, Page 1556</w:delText>
        </w:r>
        <w:r w:rsidRPr="00C41F55" w:rsidDel="00525B0F">
          <w:rPr>
            <w:rFonts w:ascii="Times New Roman" w:eastAsia="Times New Roman" w:hAnsi="Times New Roman" w:cs="Times New Roman"/>
            <w:sz w:val="24"/>
            <w:szCs w:val="24"/>
            <w:lang w:val="en-GB" w:eastAsia="pt-PT"/>
          </w:rPr>
          <w:delText xml:space="preserve">, </w:delText>
        </w:r>
      </w:del>
      <w:r w:rsidRPr="00C41F55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pt-PT"/>
        </w:rPr>
        <w:t>16</w:t>
      </w:r>
      <w:r w:rsidRPr="00C41F55"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  <w:t xml:space="preserve">(3), 1556. </w:t>
      </w:r>
      <w:r w:rsidR="00EF1147">
        <w:fldChar w:fldCharType="begin"/>
      </w:r>
      <w:r w:rsidR="00EF1147" w:rsidRPr="009E084F">
        <w:rPr>
          <w:lang w:val="en-US"/>
          <w:rPrChange w:id="165" w:author="Júlia Alves" w:date="2025-03-15T12:47:00Z">
            <w:rPr/>
          </w:rPrChange>
        </w:rPr>
        <w:instrText xml:space="preserve"> HYPERLINK "https://doi.org/10.3390/EN16031556" </w:instrText>
      </w:r>
      <w:r w:rsidR="00EF1147">
        <w:fldChar w:fldCharType="separate"/>
      </w:r>
      <w:r w:rsidRPr="00C41F55">
        <w:rPr>
          <w:rStyle w:val="Hyperlink"/>
          <w:rFonts w:ascii="Times New Roman" w:eastAsia="Times New Roman" w:hAnsi="Times New Roman" w:cs="Times New Roman"/>
          <w:sz w:val="24"/>
          <w:szCs w:val="24"/>
          <w:lang w:val="en-GB" w:eastAsia="pt-PT"/>
        </w:rPr>
        <w:t>https://doi.org/10.3390/EN16031556</w:t>
      </w:r>
      <w:r w:rsidR="00EF1147">
        <w:rPr>
          <w:rStyle w:val="Hyperlink"/>
          <w:rFonts w:ascii="Times New Roman" w:eastAsia="Times New Roman" w:hAnsi="Times New Roman" w:cs="Times New Roman"/>
          <w:sz w:val="24"/>
          <w:szCs w:val="24"/>
          <w:lang w:val="en-GB" w:eastAsia="pt-PT"/>
        </w:rPr>
        <w:fldChar w:fldCharType="end"/>
      </w:r>
    </w:p>
    <w:p w14:paraId="24F6BF87" w14:textId="6D088C2B" w:rsidR="0030010E" w:rsidRPr="00C41F55" w:rsidRDefault="18C60896" w:rsidP="18C608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</w:pPr>
      <w:r w:rsidRPr="18C60896"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  <w:t xml:space="preserve"> </w:t>
      </w:r>
    </w:p>
    <w:p w14:paraId="1176526B" w14:textId="4CE92304" w:rsidR="18C60896" w:rsidRPr="00A97682" w:rsidRDefault="18C60896" w:rsidP="18C60896">
      <w:pPr>
        <w:spacing w:after="0"/>
        <w:rPr>
          <w:lang w:val="en-GB"/>
        </w:rPr>
      </w:pPr>
      <w:r w:rsidRPr="18C60896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Andreasson, L. M. (2024). Offshore Production and Transport of Green Hydrogen. </w:t>
      </w:r>
      <w:r w:rsidRPr="18C60896">
        <w:rPr>
          <w:rFonts w:ascii="Times New Roman" w:eastAsia="Times New Roman" w:hAnsi="Times New Roman" w:cs="Times New Roman"/>
          <w:i/>
          <w:iCs/>
          <w:sz w:val="24"/>
          <w:szCs w:val="24"/>
          <w:lang w:val="en-GB"/>
        </w:rPr>
        <w:t>The Cambridge Handbook of Hydrogen and the Law</w:t>
      </w:r>
      <w:r w:rsidRPr="18C60896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, 173–188. </w:t>
      </w:r>
      <w:r w:rsidR="00EF1147">
        <w:fldChar w:fldCharType="begin"/>
      </w:r>
      <w:r w:rsidR="00EF1147" w:rsidRPr="009E084F">
        <w:rPr>
          <w:lang w:val="en-US"/>
          <w:rPrChange w:id="166" w:author="Júlia Alves" w:date="2025-03-15T12:47:00Z">
            <w:rPr/>
          </w:rPrChange>
        </w:rPr>
        <w:instrText xml:space="preserve"> HYPERLINK "https://doi.org/10.1017/9781009459259.015" \h </w:instrText>
      </w:r>
      <w:r w:rsidR="00EF1147">
        <w:fldChar w:fldCharType="separate"/>
      </w:r>
      <w:r w:rsidRPr="18C60896">
        <w:rPr>
          <w:rStyle w:val="Hyperlink"/>
          <w:rFonts w:ascii="Times New Roman" w:eastAsia="Times New Roman" w:hAnsi="Times New Roman" w:cs="Times New Roman"/>
          <w:sz w:val="24"/>
          <w:szCs w:val="24"/>
          <w:lang w:val="en-GB"/>
        </w:rPr>
        <w:t>https://doi.org/10.1017/9781009459259.015</w:t>
      </w:r>
      <w:r w:rsidR="00EF1147">
        <w:rPr>
          <w:rStyle w:val="Hyperlink"/>
          <w:rFonts w:ascii="Times New Roman" w:eastAsia="Times New Roman" w:hAnsi="Times New Roman" w:cs="Times New Roman"/>
          <w:sz w:val="24"/>
          <w:szCs w:val="24"/>
          <w:lang w:val="en-GB"/>
        </w:rPr>
        <w:fldChar w:fldCharType="end"/>
      </w:r>
    </w:p>
    <w:p w14:paraId="0FD6B16E" w14:textId="57E6B440" w:rsidR="18C60896" w:rsidRDefault="18C60896" w:rsidP="18C60896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GB"/>
        </w:rPr>
      </w:pPr>
    </w:p>
    <w:p w14:paraId="2FA2122D" w14:textId="5DBD0748" w:rsidR="18C60896" w:rsidRPr="00A97682" w:rsidRDefault="18C60896" w:rsidP="18C60896">
      <w:pPr>
        <w:spacing w:after="0"/>
        <w:rPr>
          <w:lang w:val="en-GB"/>
        </w:rPr>
      </w:pPr>
      <w:proofErr w:type="spellStart"/>
      <w:r w:rsidRPr="18C60896">
        <w:rPr>
          <w:rFonts w:ascii="Times New Roman" w:eastAsia="Times New Roman" w:hAnsi="Times New Roman" w:cs="Times New Roman"/>
          <w:sz w:val="24"/>
          <w:szCs w:val="24"/>
          <w:lang w:val="en-GB"/>
        </w:rPr>
        <w:t>D’Amore</w:t>
      </w:r>
      <w:proofErr w:type="spellEnd"/>
      <w:r w:rsidRPr="18C60896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-Domenech, R., &amp; Leo, T. J. (2019). Sustainable Hydrogen Production from Offshore Marine Renewable Farms: Techno-Energetic Insight on Seawater Electrolysis Technologies. </w:t>
      </w:r>
      <w:r w:rsidRPr="18C60896">
        <w:rPr>
          <w:rFonts w:ascii="Times New Roman" w:eastAsia="Times New Roman" w:hAnsi="Times New Roman" w:cs="Times New Roman"/>
          <w:i/>
          <w:iCs/>
          <w:sz w:val="24"/>
          <w:szCs w:val="24"/>
          <w:lang w:val="en-GB"/>
        </w:rPr>
        <w:t>ACS Sustainable Chemistry and Engineering</w:t>
      </w:r>
      <w:r w:rsidRPr="18C60896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, </w:t>
      </w:r>
      <w:r w:rsidRPr="18C60896">
        <w:rPr>
          <w:rFonts w:ascii="Times New Roman" w:eastAsia="Times New Roman" w:hAnsi="Times New Roman" w:cs="Times New Roman"/>
          <w:i/>
          <w:iCs/>
          <w:sz w:val="24"/>
          <w:szCs w:val="24"/>
          <w:lang w:val="en-GB"/>
        </w:rPr>
        <w:t>7</w:t>
      </w:r>
      <w:r w:rsidRPr="18C60896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(9), 8006–8022. </w:t>
      </w:r>
      <w:r w:rsidR="00EF1147">
        <w:fldChar w:fldCharType="begin"/>
      </w:r>
      <w:r w:rsidR="00EF1147" w:rsidRPr="009E084F">
        <w:rPr>
          <w:lang w:val="en-US"/>
          <w:rPrChange w:id="167" w:author="Júlia Alves" w:date="2025-03-15T12:47:00Z">
            <w:rPr/>
          </w:rPrChange>
        </w:rPr>
        <w:instrText xml:space="preserve"> HYPERLINK "https://doi.org/10.1021/ACSSUSCHEMENG.8B06779/ASSET/IMAGES/MEDIUM/SC-2018-06779Y_0010.GIF" \h </w:instrText>
      </w:r>
      <w:r w:rsidR="00EF1147">
        <w:fldChar w:fldCharType="separate"/>
      </w:r>
      <w:r w:rsidRPr="18C60896">
        <w:rPr>
          <w:rStyle w:val="Hyperlink"/>
          <w:rFonts w:ascii="Times New Roman" w:eastAsia="Times New Roman" w:hAnsi="Times New Roman" w:cs="Times New Roman"/>
          <w:sz w:val="24"/>
          <w:szCs w:val="24"/>
          <w:lang w:val="en-GB"/>
        </w:rPr>
        <w:t>https://doi.org/10.1021/ACSSUSCHEMENG.8B06779/ASSET/IMAGES/MEDIUM/SC-2018-06779Y_0010.GIF</w:t>
      </w:r>
      <w:r w:rsidR="00EF1147">
        <w:rPr>
          <w:rStyle w:val="Hyperlink"/>
          <w:rFonts w:ascii="Times New Roman" w:eastAsia="Times New Roman" w:hAnsi="Times New Roman" w:cs="Times New Roman"/>
          <w:sz w:val="24"/>
          <w:szCs w:val="24"/>
          <w:lang w:val="en-GB"/>
        </w:rPr>
        <w:fldChar w:fldCharType="end"/>
      </w:r>
    </w:p>
    <w:p w14:paraId="17CCD804" w14:textId="26254FDF" w:rsidR="18C60896" w:rsidRDefault="18C60896" w:rsidP="18C60896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GB"/>
        </w:rPr>
      </w:pPr>
    </w:p>
    <w:p w14:paraId="5766F767" w14:textId="461DBDA5" w:rsidR="18C60896" w:rsidRPr="00A97682" w:rsidRDefault="18C60896" w:rsidP="18C60896">
      <w:pPr>
        <w:spacing w:after="0"/>
        <w:rPr>
          <w:lang w:val="en-GB"/>
        </w:rPr>
      </w:pPr>
      <w:r w:rsidRPr="18C60896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Dinh, V. N., Leahy, P., McKeogh, E., Murphy, J., &amp; Cummins, V. (2021). Development of a viability assessment model for hydrogen production from dedicated offshore wind farms. </w:t>
      </w:r>
      <w:r w:rsidRPr="18C60896">
        <w:rPr>
          <w:rFonts w:ascii="Times New Roman" w:eastAsia="Times New Roman" w:hAnsi="Times New Roman" w:cs="Times New Roman"/>
          <w:i/>
          <w:iCs/>
          <w:sz w:val="24"/>
          <w:szCs w:val="24"/>
          <w:lang w:val="en-GB"/>
        </w:rPr>
        <w:t>International Journal of Hydrogen Energy</w:t>
      </w:r>
      <w:r w:rsidRPr="18C60896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, </w:t>
      </w:r>
      <w:r w:rsidRPr="18C60896">
        <w:rPr>
          <w:rFonts w:ascii="Times New Roman" w:eastAsia="Times New Roman" w:hAnsi="Times New Roman" w:cs="Times New Roman"/>
          <w:i/>
          <w:iCs/>
          <w:sz w:val="24"/>
          <w:szCs w:val="24"/>
          <w:lang w:val="en-GB"/>
        </w:rPr>
        <w:t>46</w:t>
      </w:r>
      <w:r w:rsidRPr="18C60896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(48), 24620–24631. </w:t>
      </w:r>
      <w:r w:rsidR="00EF1147">
        <w:fldChar w:fldCharType="begin"/>
      </w:r>
      <w:r w:rsidR="00EF1147" w:rsidRPr="009E084F">
        <w:rPr>
          <w:lang w:val="en-US"/>
          <w:rPrChange w:id="168" w:author="Júlia Alves" w:date="2025-03-15T12:47:00Z">
            <w:rPr/>
          </w:rPrChange>
        </w:rPr>
        <w:instrText xml:space="preserve"> HYPERLINK "https://doi.org/10.1016/J.IJHYDENE.2020.04.232" \h </w:instrText>
      </w:r>
      <w:r w:rsidR="00EF1147">
        <w:fldChar w:fldCharType="separate"/>
      </w:r>
      <w:r w:rsidRPr="18C60896">
        <w:rPr>
          <w:rStyle w:val="Hyperlink"/>
          <w:rFonts w:ascii="Times New Roman" w:eastAsia="Times New Roman" w:hAnsi="Times New Roman" w:cs="Times New Roman"/>
          <w:sz w:val="24"/>
          <w:szCs w:val="24"/>
          <w:lang w:val="en-GB"/>
        </w:rPr>
        <w:t>https://doi.org/10.1016/J.IJHYDENE.2020.04.232</w:t>
      </w:r>
      <w:r w:rsidR="00EF1147">
        <w:rPr>
          <w:rStyle w:val="Hyperlink"/>
          <w:rFonts w:ascii="Times New Roman" w:eastAsia="Times New Roman" w:hAnsi="Times New Roman" w:cs="Times New Roman"/>
          <w:sz w:val="24"/>
          <w:szCs w:val="24"/>
          <w:lang w:val="en-GB"/>
        </w:rPr>
        <w:fldChar w:fldCharType="end"/>
      </w:r>
    </w:p>
    <w:p w14:paraId="226FCF05" w14:textId="232E889C" w:rsidR="18C60896" w:rsidRDefault="18C60896" w:rsidP="18C60896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GB"/>
        </w:rPr>
      </w:pPr>
    </w:p>
    <w:p w14:paraId="64A5B2E9" w14:textId="5EB10BF6" w:rsidR="18C60896" w:rsidRPr="00A97682" w:rsidRDefault="18C60896" w:rsidP="18C60896">
      <w:pPr>
        <w:spacing w:after="0"/>
        <w:rPr>
          <w:lang w:val="en-GB"/>
        </w:rPr>
      </w:pPr>
      <w:r w:rsidRPr="18C60896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Edwards, E. C., Holcombe, A., Brown, S., Ransley, E., Hann, M., &amp; Greaves, D. (2023). Evolution of floating offshore wind platforms: A review of at-sea devices. </w:t>
      </w:r>
      <w:r w:rsidRPr="18C60896">
        <w:rPr>
          <w:rFonts w:ascii="Times New Roman" w:eastAsia="Times New Roman" w:hAnsi="Times New Roman" w:cs="Times New Roman"/>
          <w:i/>
          <w:iCs/>
          <w:sz w:val="24"/>
          <w:szCs w:val="24"/>
          <w:lang w:val="en-GB"/>
        </w:rPr>
        <w:t>Renewable and Sustainable Energy Reviews</w:t>
      </w:r>
      <w:r w:rsidRPr="18C60896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, </w:t>
      </w:r>
      <w:r w:rsidRPr="18C60896">
        <w:rPr>
          <w:rFonts w:ascii="Times New Roman" w:eastAsia="Times New Roman" w:hAnsi="Times New Roman" w:cs="Times New Roman"/>
          <w:i/>
          <w:iCs/>
          <w:sz w:val="24"/>
          <w:szCs w:val="24"/>
          <w:lang w:val="en-GB"/>
        </w:rPr>
        <w:t>183</w:t>
      </w:r>
      <w:r w:rsidRPr="18C60896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. </w:t>
      </w:r>
      <w:ins w:id="169" w:author="Haitong Xu" w:date="2025-03-09T15:44:00Z">
        <w:r w:rsidR="00525B0F" w:rsidRPr="00525B0F">
          <w:rPr>
            <w:rFonts w:ascii="Times New Roman" w:eastAsia="Times New Roman" w:hAnsi="Times New Roman" w:cs="Times New Roman"/>
            <w:sz w:val="24"/>
            <w:szCs w:val="24"/>
            <w:lang w:val="en-GB"/>
          </w:rPr>
          <w:t>113416</w:t>
        </w:r>
        <w:r w:rsidR="00525B0F">
          <w:rPr>
            <w:rFonts w:ascii="Times New Roman" w:eastAsia="Times New Roman" w:hAnsi="Times New Roman" w:cs="Times New Roman"/>
            <w:sz w:val="24"/>
            <w:szCs w:val="24"/>
            <w:lang w:val="en-GB"/>
          </w:rPr>
          <w:t xml:space="preserve">. </w:t>
        </w:r>
        <w:r w:rsidR="00525B0F">
          <w:rPr>
            <w:rFonts w:ascii="Times New Roman" w:eastAsia="Times New Roman" w:hAnsi="Times New Roman" w:cs="Times New Roman"/>
            <w:sz w:val="24"/>
            <w:szCs w:val="24"/>
            <w:lang w:val="en-GB"/>
          </w:rPr>
          <w:fldChar w:fldCharType="begin"/>
        </w:r>
        <w:r w:rsidR="00525B0F">
          <w:rPr>
            <w:rFonts w:ascii="Times New Roman" w:eastAsia="Times New Roman" w:hAnsi="Times New Roman" w:cs="Times New Roman"/>
            <w:sz w:val="24"/>
            <w:szCs w:val="24"/>
            <w:lang w:val="en-GB"/>
          </w:rPr>
          <w:instrText>HYPERLINK "</w:instrText>
        </w:r>
      </w:ins>
      <w:r w:rsidR="00525B0F" w:rsidRPr="002A5820">
        <w:rPr>
          <w:lang w:val="en-US"/>
          <w:rPrChange w:id="170" w:author="Júlia Alves" w:date="2025-03-15T10:32:00Z">
            <w:rPr>
              <w:rStyle w:val="Hyperlink"/>
              <w:rFonts w:ascii="Times New Roman" w:eastAsia="Times New Roman" w:hAnsi="Times New Roman" w:cs="Times New Roman"/>
              <w:sz w:val="24"/>
              <w:szCs w:val="24"/>
              <w:lang w:val="en-GB"/>
            </w:rPr>
          </w:rPrChange>
        </w:rPr>
        <w:instrText>https://doi.org/10.1016/J.RSER.2023.113416</w:instrText>
      </w:r>
      <w:ins w:id="171" w:author="Haitong Xu" w:date="2025-03-09T15:44:00Z">
        <w:r w:rsidR="00525B0F">
          <w:rPr>
            <w:rFonts w:ascii="Times New Roman" w:eastAsia="Times New Roman" w:hAnsi="Times New Roman" w:cs="Times New Roman"/>
            <w:sz w:val="24"/>
            <w:szCs w:val="24"/>
            <w:lang w:val="en-GB"/>
          </w:rPr>
          <w:instrText>"</w:instrText>
        </w:r>
        <w:r w:rsidR="00525B0F">
          <w:rPr>
            <w:rFonts w:ascii="Times New Roman" w:eastAsia="Times New Roman" w:hAnsi="Times New Roman" w:cs="Times New Roman"/>
            <w:sz w:val="24"/>
            <w:szCs w:val="24"/>
            <w:lang w:val="en-GB"/>
          </w:rPr>
          <w:fldChar w:fldCharType="separate"/>
        </w:r>
      </w:ins>
      <w:r w:rsidR="00525B0F" w:rsidRPr="00525B0F">
        <w:rPr>
          <w:rStyle w:val="Hyperlink"/>
          <w:rFonts w:ascii="Times New Roman" w:eastAsia="Times New Roman" w:hAnsi="Times New Roman" w:cs="Times New Roman"/>
          <w:sz w:val="24"/>
          <w:szCs w:val="24"/>
          <w:lang w:val="en-GB"/>
        </w:rPr>
        <w:t>https://doi.org/10.1016/J.RSER.2023.113416</w:t>
      </w:r>
      <w:ins w:id="172" w:author="Haitong Xu" w:date="2025-03-09T15:44:00Z">
        <w:r w:rsidR="00525B0F">
          <w:rPr>
            <w:rFonts w:ascii="Times New Roman" w:eastAsia="Times New Roman" w:hAnsi="Times New Roman" w:cs="Times New Roman"/>
            <w:sz w:val="24"/>
            <w:szCs w:val="24"/>
            <w:lang w:val="en-GB"/>
          </w:rPr>
          <w:fldChar w:fldCharType="end"/>
        </w:r>
      </w:ins>
    </w:p>
    <w:p w14:paraId="38BEE2C5" w14:textId="505E4645" w:rsidR="18C60896" w:rsidRDefault="18C60896" w:rsidP="18C60896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GB"/>
        </w:rPr>
      </w:pPr>
    </w:p>
    <w:p w14:paraId="02A9D3CB" w14:textId="6A987EB6" w:rsidR="18C60896" w:rsidRPr="00A97682" w:rsidRDefault="18C60896" w:rsidP="18C60896">
      <w:pPr>
        <w:spacing w:after="0"/>
        <w:rPr>
          <w:lang w:val="en-GB"/>
        </w:rPr>
      </w:pPr>
      <w:r w:rsidRPr="00A9768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Franco, B. A., Baptista, P., Neto, R. C., &amp; Ganilha, S. (2021). </w:t>
      </w:r>
      <w:r w:rsidRPr="18C60896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Assessment of offloading pathways for wind-powered offshore hydrogen production: Energy and economic analysis. </w:t>
      </w:r>
      <w:r w:rsidRPr="18C60896">
        <w:rPr>
          <w:rFonts w:ascii="Times New Roman" w:eastAsia="Times New Roman" w:hAnsi="Times New Roman" w:cs="Times New Roman"/>
          <w:i/>
          <w:iCs/>
          <w:sz w:val="24"/>
          <w:szCs w:val="24"/>
          <w:lang w:val="en-GB"/>
        </w:rPr>
        <w:t>Applied Energy</w:t>
      </w:r>
      <w:r w:rsidRPr="18C60896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, </w:t>
      </w:r>
      <w:r w:rsidRPr="18C60896">
        <w:rPr>
          <w:rFonts w:ascii="Times New Roman" w:eastAsia="Times New Roman" w:hAnsi="Times New Roman" w:cs="Times New Roman"/>
          <w:i/>
          <w:iCs/>
          <w:sz w:val="24"/>
          <w:szCs w:val="24"/>
          <w:lang w:val="en-GB"/>
        </w:rPr>
        <w:t>286</w:t>
      </w:r>
      <w:ins w:id="173" w:author="Haitong Xu" w:date="2025-03-09T15:44:00Z">
        <w:r w:rsidR="00525B0F">
          <w:rPr>
            <w:rFonts w:ascii="Times New Roman" w:eastAsia="Times New Roman" w:hAnsi="Times New Roman" w:cs="Times New Roman"/>
            <w:i/>
            <w:iCs/>
            <w:sz w:val="24"/>
            <w:szCs w:val="24"/>
            <w:lang w:val="en-GB"/>
          </w:rPr>
          <w:t xml:space="preserve">, </w:t>
        </w:r>
        <w:r w:rsidR="00525B0F" w:rsidRPr="00525B0F">
          <w:rPr>
            <w:rFonts w:ascii="Times New Roman" w:eastAsia="Times New Roman" w:hAnsi="Times New Roman" w:cs="Times New Roman"/>
            <w:i/>
            <w:iCs/>
            <w:sz w:val="24"/>
            <w:szCs w:val="24"/>
            <w:lang w:val="en-GB"/>
          </w:rPr>
          <w:t>116553</w:t>
        </w:r>
      </w:ins>
      <w:r w:rsidRPr="18C60896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. </w:t>
      </w:r>
      <w:r w:rsidR="00EF1147">
        <w:fldChar w:fldCharType="begin"/>
      </w:r>
      <w:r w:rsidR="00EF1147" w:rsidRPr="009E084F">
        <w:rPr>
          <w:lang w:val="en-US"/>
          <w:rPrChange w:id="174" w:author="Júlia Alves" w:date="2025-03-15T12:47:00Z">
            <w:rPr/>
          </w:rPrChange>
        </w:rPr>
        <w:instrText xml:space="preserve"> HYPERLINK "https://doi.org/10.1016/J.APENERGY.2021.116553" \h </w:instrText>
      </w:r>
      <w:r w:rsidR="00EF1147">
        <w:fldChar w:fldCharType="separate"/>
      </w:r>
      <w:r w:rsidRPr="18C60896">
        <w:rPr>
          <w:rStyle w:val="Hyperlink"/>
          <w:rFonts w:ascii="Times New Roman" w:eastAsia="Times New Roman" w:hAnsi="Times New Roman" w:cs="Times New Roman"/>
          <w:sz w:val="24"/>
          <w:szCs w:val="24"/>
          <w:lang w:val="en-GB"/>
        </w:rPr>
        <w:t>https://doi.org/10.1016/J.APENERGY.2021.116553</w:t>
      </w:r>
      <w:r w:rsidR="00EF1147">
        <w:rPr>
          <w:rStyle w:val="Hyperlink"/>
          <w:rFonts w:ascii="Times New Roman" w:eastAsia="Times New Roman" w:hAnsi="Times New Roman" w:cs="Times New Roman"/>
          <w:sz w:val="24"/>
          <w:szCs w:val="24"/>
          <w:lang w:val="en-GB"/>
        </w:rPr>
        <w:fldChar w:fldCharType="end"/>
      </w:r>
    </w:p>
    <w:p w14:paraId="2DAD2188" w14:textId="7046F512" w:rsidR="18C60896" w:rsidRPr="00A97682" w:rsidRDefault="18C60896" w:rsidP="18C60896">
      <w:pPr>
        <w:spacing w:after="0"/>
        <w:rPr>
          <w:lang w:val="en-GB"/>
        </w:rPr>
      </w:pPr>
      <w:r w:rsidRPr="18C60896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Garcia-Vallejo, M. C., &amp; Cardona Alzate, C. A. (2024). Sustainability of hydrogen production considering alternative technologies towards a neutral carbon society. </w:t>
      </w:r>
      <w:r w:rsidRPr="18C60896">
        <w:rPr>
          <w:rFonts w:ascii="Times New Roman" w:eastAsia="Times New Roman" w:hAnsi="Times New Roman" w:cs="Times New Roman"/>
          <w:i/>
          <w:iCs/>
          <w:sz w:val="24"/>
          <w:szCs w:val="24"/>
          <w:lang w:val="en-GB"/>
        </w:rPr>
        <w:t>International Journal of Hydrogen Energy</w:t>
      </w:r>
      <w:r w:rsidRPr="18C60896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, </w:t>
      </w:r>
      <w:r w:rsidRPr="18C60896">
        <w:rPr>
          <w:rFonts w:ascii="Times New Roman" w:eastAsia="Times New Roman" w:hAnsi="Times New Roman" w:cs="Times New Roman"/>
          <w:i/>
          <w:iCs/>
          <w:sz w:val="24"/>
          <w:szCs w:val="24"/>
          <w:lang w:val="en-GB"/>
        </w:rPr>
        <w:t>64</w:t>
      </w:r>
      <w:r w:rsidRPr="18C60896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, 853–863. </w:t>
      </w:r>
      <w:r w:rsidR="00EF1147">
        <w:fldChar w:fldCharType="begin"/>
      </w:r>
      <w:r w:rsidR="00EF1147" w:rsidRPr="009E084F">
        <w:rPr>
          <w:lang w:val="en-US"/>
          <w:rPrChange w:id="175" w:author="Júlia Alves" w:date="2025-03-15T12:47:00Z">
            <w:rPr/>
          </w:rPrChange>
        </w:rPr>
        <w:instrText xml:space="preserve"> HYPERLINK "https://doi.org/10.1016/J.IJHYDENE.2024.03.328" \h </w:instrText>
      </w:r>
      <w:r w:rsidR="00EF1147">
        <w:fldChar w:fldCharType="separate"/>
      </w:r>
      <w:r w:rsidRPr="18C60896">
        <w:rPr>
          <w:rStyle w:val="Hyperlink"/>
          <w:rFonts w:ascii="Times New Roman" w:eastAsia="Times New Roman" w:hAnsi="Times New Roman" w:cs="Times New Roman"/>
          <w:sz w:val="24"/>
          <w:szCs w:val="24"/>
          <w:lang w:val="en-GB"/>
        </w:rPr>
        <w:t>https://doi.org/10.1016/J.IJHYDENE.2024.03.328</w:t>
      </w:r>
      <w:r w:rsidR="00EF1147">
        <w:rPr>
          <w:rStyle w:val="Hyperlink"/>
          <w:rFonts w:ascii="Times New Roman" w:eastAsia="Times New Roman" w:hAnsi="Times New Roman" w:cs="Times New Roman"/>
          <w:sz w:val="24"/>
          <w:szCs w:val="24"/>
          <w:lang w:val="en-GB"/>
        </w:rPr>
        <w:fldChar w:fldCharType="end"/>
      </w:r>
    </w:p>
    <w:p w14:paraId="2C403201" w14:textId="5EEA681C" w:rsidR="18C60896" w:rsidRDefault="18C60896" w:rsidP="18C60896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GB"/>
        </w:rPr>
      </w:pPr>
    </w:p>
    <w:p w14:paraId="10EEBA60" w14:textId="6432AF35" w:rsidR="18C60896" w:rsidRDefault="18C60896" w:rsidP="18C60896">
      <w:pPr>
        <w:spacing w:after="0"/>
      </w:pPr>
      <w:r w:rsidRPr="18C60896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Kumarasamy, S., Selvanathan, S. P., &amp; Ghazali, M. F. (2025). From offshore renewable energy to green hydrogen: addressing critical questions. </w:t>
      </w:r>
      <w:r w:rsidRPr="00A97682">
        <w:rPr>
          <w:rFonts w:ascii="Times New Roman" w:eastAsia="Times New Roman" w:hAnsi="Times New Roman" w:cs="Times New Roman"/>
          <w:i/>
          <w:iCs/>
          <w:sz w:val="24"/>
          <w:szCs w:val="24"/>
        </w:rPr>
        <w:t>Clean Energy</w:t>
      </w:r>
      <w:r w:rsidRPr="00A9768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97682">
        <w:rPr>
          <w:rFonts w:ascii="Times New Roman" w:eastAsia="Times New Roman" w:hAnsi="Times New Roman" w:cs="Times New Roman"/>
          <w:i/>
          <w:iCs/>
          <w:sz w:val="24"/>
          <w:szCs w:val="24"/>
        </w:rPr>
        <w:t>9</w:t>
      </w:r>
      <w:r w:rsidRPr="00A97682">
        <w:rPr>
          <w:rFonts w:ascii="Times New Roman" w:eastAsia="Times New Roman" w:hAnsi="Times New Roman" w:cs="Times New Roman"/>
          <w:sz w:val="24"/>
          <w:szCs w:val="24"/>
        </w:rPr>
        <w:t xml:space="preserve">(1), 108–122. </w:t>
      </w:r>
      <w:hyperlink r:id="rId12">
        <w:r w:rsidRPr="00A97682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https://doi.org/10.1093/CE/ZKAF003</w:t>
        </w:r>
      </w:hyperlink>
    </w:p>
    <w:p w14:paraId="2F3120D5" w14:textId="1723FCB6" w:rsidR="18C60896" w:rsidRPr="00A97682" w:rsidRDefault="18C60896" w:rsidP="18C60896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33AAF668" w14:textId="3DB68326" w:rsidR="18C60896" w:rsidRPr="00A97682" w:rsidRDefault="18C60896" w:rsidP="18C60896">
      <w:pPr>
        <w:spacing w:after="0"/>
        <w:rPr>
          <w:lang w:val="en-GB"/>
        </w:rPr>
      </w:pPr>
      <w:r w:rsidRPr="00A97682">
        <w:rPr>
          <w:rFonts w:ascii="Times New Roman" w:eastAsia="Times New Roman" w:hAnsi="Times New Roman" w:cs="Times New Roman"/>
          <w:sz w:val="24"/>
          <w:szCs w:val="24"/>
        </w:rPr>
        <w:t xml:space="preserve">Lucas, T. R., Ferreira, A. F., Santos Pereira, R. B., &amp; Alves, M. (2022). </w:t>
      </w:r>
      <w:r w:rsidRPr="18C60896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Hydrogen production from the </w:t>
      </w:r>
      <w:proofErr w:type="spellStart"/>
      <w:r w:rsidRPr="18C60896">
        <w:rPr>
          <w:rFonts w:ascii="Times New Roman" w:eastAsia="Times New Roman" w:hAnsi="Times New Roman" w:cs="Times New Roman"/>
          <w:sz w:val="24"/>
          <w:szCs w:val="24"/>
          <w:lang w:val="en-GB"/>
        </w:rPr>
        <w:t>WindFloat</w:t>
      </w:r>
      <w:proofErr w:type="spellEnd"/>
      <w:r w:rsidRPr="18C60896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Atlantic offshore wind farm: A techno-economic analysis. </w:t>
      </w:r>
      <w:r w:rsidRPr="18C60896">
        <w:rPr>
          <w:rFonts w:ascii="Times New Roman" w:eastAsia="Times New Roman" w:hAnsi="Times New Roman" w:cs="Times New Roman"/>
          <w:i/>
          <w:iCs/>
          <w:sz w:val="24"/>
          <w:szCs w:val="24"/>
          <w:lang w:val="en-GB"/>
        </w:rPr>
        <w:t>Applied Energy</w:t>
      </w:r>
      <w:r w:rsidRPr="18C60896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, </w:t>
      </w:r>
      <w:r w:rsidRPr="18C60896">
        <w:rPr>
          <w:rFonts w:ascii="Times New Roman" w:eastAsia="Times New Roman" w:hAnsi="Times New Roman" w:cs="Times New Roman"/>
          <w:i/>
          <w:iCs/>
          <w:sz w:val="24"/>
          <w:szCs w:val="24"/>
          <w:lang w:val="en-GB"/>
        </w:rPr>
        <w:t>310</w:t>
      </w:r>
      <w:ins w:id="176" w:author="Haitong Xu" w:date="2025-03-09T15:45:00Z">
        <w:r w:rsidR="00525B0F">
          <w:rPr>
            <w:rFonts w:ascii="Times New Roman" w:eastAsia="Times New Roman" w:hAnsi="Times New Roman" w:cs="Times New Roman"/>
            <w:i/>
            <w:iCs/>
            <w:sz w:val="24"/>
            <w:szCs w:val="24"/>
            <w:lang w:val="en-GB"/>
          </w:rPr>
          <w:t>, 118481</w:t>
        </w:r>
      </w:ins>
      <w:r w:rsidRPr="18C60896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. </w:t>
      </w:r>
      <w:r w:rsidR="00EF1147">
        <w:fldChar w:fldCharType="begin"/>
      </w:r>
      <w:r w:rsidR="00EF1147" w:rsidRPr="009E084F">
        <w:rPr>
          <w:lang w:val="en-US"/>
          <w:rPrChange w:id="177" w:author="Júlia Alves" w:date="2025-03-15T12:47:00Z">
            <w:rPr/>
          </w:rPrChange>
        </w:rPr>
        <w:instrText xml:space="preserve"> HYPERLINK "https://doi.org/10.1016/J.APENERGY.2021.118</w:instrText>
      </w:r>
      <w:r w:rsidR="00EF1147" w:rsidRPr="009E084F">
        <w:rPr>
          <w:lang w:val="en-US"/>
          <w:rPrChange w:id="178" w:author="Júlia Alves" w:date="2025-03-15T12:47:00Z">
            <w:rPr/>
          </w:rPrChange>
        </w:rPr>
        <w:instrText xml:space="preserve">481" \h </w:instrText>
      </w:r>
      <w:r w:rsidR="00EF1147">
        <w:fldChar w:fldCharType="separate"/>
      </w:r>
      <w:r w:rsidRPr="18C60896">
        <w:rPr>
          <w:rStyle w:val="Hyperlink"/>
          <w:rFonts w:ascii="Times New Roman" w:eastAsia="Times New Roman" w:hAnsi="Times New Roman" w:cs="Times New Roman"/>
          <w:sz w:val="24"/>
          <w:szCs w:val="24"/>
          <w:lang w:val="en-GB"/>
        </w:rPr>
        <w:t>https://doi.org/10.1016/J.APENERGY.2021.118481</w:t>
      </w:r>
      <w:r w:rsidR="00EF1147">
        <w:rPr>
          <w:rStyle w:val="Hyperlink"/>
          <w:rFonts w:ascii="Times New Roman" w:eastAsia="Times New Roman" w:hAnsi="Times New Roman" w:cs="Times New Roman"/>
          <w:sz w:val="24"/>
          <w:szCs w:val="24"/>
          <w:lang w:val="en-GB"/>
        </w:rPr>
        <w:fldChar w:fldCharType="end"/>
      </w:r>
    </w:p>
    <w:p w14:paraId="72A339B5" w14:textId="61D4312A" w:rsidR="18C60896" w:rsidRDefault="18C60896" w:rsidP="18C60896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GB"/>
        </w:rPr>
      </w:pPr>
    </w:p>
    <w:p w14:paraId="29A197FB" w14:textId="6D93361D" w:rsidR="18C60896" w:rsidRPr="00A97682" w:rsidRDefault="18C60896" w:rsidP="18C60896">
      <w:pPr>
        <w:spacing w:after="0"/>
        <w:rPr>
          <w:lang w:val="en-GB"/>
        </w:rPr>
      </w:pPr>
      <w:proofErr w:type="spellStart"/>
      <w:r w:rsidRPr="18C60896">
        <w:rPr>
          <w:rFonts w:ascii="Times New Roman" w:eastAsia="Times New Roman" w:hAnsi="Times New Roman" w:cs="Times New Roman"/>
          <w:sz w:val="24"/>
          <w:szCs w:val="24"/>
          <w:lang w:val="en-GB"/>
        </w:rPr>
        <w:t>Nnabuife</w:t>
      </w:r>
      <w:proofErr w:type="spellEnd"/>
      <w:r w:rsidRPr="18C60896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, S. G., Hamzat, A. K., </w:t>
      </w:r>
      <w:proofErr w:type="spellStart"/>
      <w:r w:rsidRPr="18C60896">
        <w:rPr>
          <w:rFonts w:ascii="Times New Roman" w:eastAsia="Times New Roman" w:hAnsi="Times New Roman" w:cs="Times New Roman"/>
          <w:sz w:val="24"/>
          <w:szCs w:val="24"/>
          <w:lang w:val="en-GB"/>
        </w:rPr>
        <w:t>Whidborne</w:t>
      </w:r>
      <w:proofErr w:type="spellEnd"/>
      <w:r w:rsidRPr="18C60896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, J., Kuang, B., &amp; Jenkins, K. W. (2024). Integration of renewable energy sources in tandem with electrolysis: A technology review for green hydrogen production. </w:t>
      </w:r>
      <w:r w:rsidRPr="18C60896">
        <w:rPr>
          <w:rFonts w:ascii="Times New Roman" w:eastAsia="Times New Roman" w:hAnsi="Times New Roman" w:cs="Times New Roman"/>
          <w:i/>
          <w:iCs/>
          <w:sz w:val="24"/>
          <w:szCs w:val="24"/>
          <w:lang w:val="en-GB"/>
        </w:rPr>
        <w:t>International Journal of Hydrogen Energy</w:t>
      </w:r>
      <w:r w:rsidRPr="18C60896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. </w:t>
      </w:r>
      <w:r w:rsidR="00EF1147">
        <w:fldChar w:fldCharType="begin"/>
      </w:r>
      <w:r w:rsidR="00EF1147" w:rsidRPr="009E084F">
        <w:rPr>
          <w:lang w:val="en-US"/>
          <w:rPrChange w:id="179" w:author="Júlia Alves" w:date="2025-03-15T12:47:00Z">
            <w:rPr/>
          </w:rPrChange>
        </w:rPr>
        <w:instrText xml:space="preserve"> HYPERLINK "https://doi.org/10.1016/J.IJHYDENE.202</w:instrText>
      </w:r>
      <w:r w:rsidR="00EF1147" w:rsidRPr="009E084F">
        <w:rPr>
          <w:lang w:val="en-US"/>
          <w:rPrChange w:id="180" w:author="Júlia Alves" w:date="2025-03-15T12:47:00Z">
            <w:rPr/>
          </w:rPrChange>
        </w:rPr>
        <w:instrText xml:space="preserve">4.06.342" \h </w:instrText>
      </w:r>
      <w:r w:rsidR="00EF1147">
        <w:fldChar w:fldCharType="separate"/>
      </w:r>
      <w:r w:rsidRPr="18C60896">
        <w:rPr>
          <w:rStyle w:val="Hyperlink"/>
          <w:rFonts w:ascii="Times New Roman" w:eastAsia="Times New Roman" w:hAnsi="Times New Roman" w:cs="Times New Roman"/>
          <w:sz w:val="24"/>
          <w:szCs w:val="24"/>
          <w:lang w:val="en-GB"/>
        </w:rPr>
        <w:t>https://doi.org/10.1016/J.IJHYDENE.2024.06.342</w:t>
      </w:r>
      <w:r w:rsidR="00EF1147">
        <w:rPr>
          <w:rStyle w:val="Hyperlink"/>
          <w:rFonts w:ascii="Times New Roman" w:eastAsia="Times New Roman" w:hAnsi="Times New Roman" w:cs="Times New Roman"/>
          <w:sz w:val="24"/>
          <w:szCs w:val="24"/>
          <w:lang w:val="en-GB"/>
        </w:rPr>
        <w:fldChar w:fldCharType="end"/>
      </w:r>
    </w:p>
    <w:p w14:paraId="35684D7B" w14:textId="4D535BBB" w:rsidR="18C60896" w:rsidRDefault="18C60896" w:rsidP="18C60896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GB"/>
        </w:rPr>
      </w:pPr>
    </w:p>
    <w:p w14:paraId="18F17CA3" w14:textId="76350D62" w:rsidR="18C60896" w:rsidRPr="00A97682" w:rsidRDefault="18C60896" w:rsidP="18C60896">
      <w:pPr>
        <w:spacing w:after="0"/>
        <w:rPr>
          <w:lang w:val="en-GB"/>
        </w:rPr>
      </w:pPr>
      <w:r w:rsidRPr="00525B0F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val="en-GB"/>
          <w:rPrChange w:id="181" w:author="Haitong Xu" w:date="2025-03-09T15:48:00Z">
            <w:rPr>
              <w:rFonts w:ascii="Times New Roman" w:eastAsia="Times New Roman" w:hAnsi="Times New Roman" w:cs="Times New Roman"/>
              <w:i/>
              <w:iCs/>
              <w:sz w:val="24"/>
              <w:szCs w:val="24"/>
              <w:lang w:val="en-GB"/>
            </w:rPr>
          </w:rPrChange>
        </w:rPr>
        <w:t>(PDF) PROSPECTS OF GREEN HYDROGEN PRODUCTION AND SUPPLY FROM OFFSHORE RENEWABLE ENERGY: POWER-TO-X PATHWAYS</w:t>
      </w:r>
      <w:r w:rsidRPr="00525B0F">
        <w:rPr>
          <w:rFonts w:ascii="Times New Roman" w:eastAsia="Times New Roman" w:hAnsi="Times New Roman" w:cs="Times New Roman"/>
          <w:color w:val="FF0000"/>
          <w:sz w:val="24"/>
          <w:szCs w:val="24"/>
          <w:lang w:val="en-GB"/>
          <w:rPrChange w:id="182" w:author="Haitong Xu" w:date="2025-03-09T15:48:00Z">
            <w:rPr>
              <w:rFonts w:ascii="Times New Roman" w:eastAsia="Times New Roman" w:hAnsi="Times New Roman" w:cs="Times New Roman"/>
              <w:sz w:val="24"/>
              <w:szCs w:val="24"/>
              <w:lang w:val="en-GB"/>
            </w:rPr>
          </w:rPrChange>
        </w:rPr>
        <w:t xml:space="preserve">. (n.d.). Retrieved March 8, 2025, from </w:t>
      </w:r>
      <w:r w:rsidR="00EF1147">
        <w:fldChar w:fldCharType="begin"/>
      </w:r>
      <w:r w:rsidR="00EF1147" w:rsidRPr="009E084F">
        <w:rPr>
          <w:lang w:val="en-US"/>
          <w:rPrChange w:id="183" w:author="Júlia Alves" w:date="2025-03-15T12:47:00Z">
            <w:rPr/>
          </w:rPrChange>
        </w:rPr>
        <w:instrText xml:space="preserve"> HYPERLINK "https://www.researchgate.net/publ</w:instrText>
      </w:r>
      <w:r w:rsidR="00EF1147" w:rsidRPr="009E084F">
        <w:rPr>
          <w:lang w:val="en-US"/>
          <w:rPrChange w:id="184" w:author="Júlia Alves" w:date="2025-03-15T12:47:00Z">
            <w:rPr/>
          </w:rPrChange>
        </w:rPr>
        <w:instrText xml:space="preserve">ication/353932459_PROSPECTS_OF_GREEN_HYDROGEN_PRODUCTION_AND_SUPPLY_FROM_OFFSHORE_RENEWABLE_ENERGY_POWER-TO-X_PATHWAYS" \h </w:instrText>
      </w:r>
      <w:r w:rsidR="00EF1147">
        <w:fldChar w:fldCharType="separate"/>
      </w:r>
      <w:r w:rsidRPr="18C60896">
        <w:rPr>
          <w:rStyle w:val="Hyperlink"/>
          <w:rFonts w:ascii="Times New Roman" w:eastAsia="Times New Roman" w:hAnsi="Times New Roman" w:cs="Times New Roman"/>
          <w:sz w:val="24"/>
          <w:szCs w:val="24"/>
          <w:lang w:val="en-GB"/>
        </w:rPr>
        <w:t>https://www.researchgate.net/publication/353932459_PROSPECTS_OF_GREEN_HYDROGEN_PRODUCTION_AND_SUPPLY_FROM_OFFSHORE_RENEWABLE_ENERGY_POWER-TO-X_PATHWAYS</w:t>
      </w:r>
      <w:r w:rsidR="00EF1147">
        <w:rPr>
          <w:rStyle w:val="Hyperlink"/>
          <w:rFonts w:ascii="Times New Roman" w:eastAsia="Times New Roman" w:hAnsi="Times New Roman" w:cs="Times New Roman"/>
          <w:sz w:val="24"/>
          <w:szCs w:val="24"/>
          <w:lang w:val="en-GB"/>
        </w:rPr>
        <w:fldChar w:fldCharType="end"/>
      </w:r>
    </w:p>
    <w:p w14:paraId="7A99CE2F" w14:textId="740833BC" w:rsidR="18C60896" w:rsidRDefault="18C60896" w:rsidP="18C60896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GB"/>
        </w:rPr>
      </w:pPr>
    </w:p>
    <w:p w14:paraId="1488C2F4" w14:textId="342EA372" w:rsidR="18C60896" w:rsidRPr="00A97682" w:rsidRDefault="18C60896" w:rsidP="18C60896">
      <w:pPr>
        <w:spacing w:after="0"/>
        <w:rPr>
          <w:lang w:val="en-GB"/>
        </w:rPr>
      </w:pPr>
      <w:r w:rsidRPr="009E084F">
        <w:rPr>
          <w:rFonts w:ascii="Times New Roman" w:eastAsia="Times New Roman" w:hAnsi="Times New Roman" w:cs="Times New Roman"/>
          <w:sz w:val="24"/>
          <w:szCs w:val="24"/>
          <w:lang w:val="es-ES"/>
          <w:rPrChange w:id="185" w:author="Júlia Alves" w:date="2025-03-15T12:47:00Z">
            <w:rPr>
              <w:rFonts w:ascii="Times New Roman" w:eastAsia="Times New Roman" w:hAnsi="Times New Roman" w:cs="Times New Roman"/>
              <w:sz w:val="24"/>
              <w:szCs w:val="24"/>
              <w:lang w:val="en-GB"/>
            </w:rPr>
          </w:rPrChange>
        </w:rPr>
        <w:t xml:space="preserve">Rodríguez Castillo, C. A., </w:t>
      </w:r>
      <w:proofErr w:type="spellStart"/>
      <w:r w:rsidRPr="009E084F">
        <w:rPr>
          <w:rFonts w:ascii="Times New Roman" w:eastAsia="Times New Roman" w:hAnsi="Times New Roman" w:cs="Times New Roman"/>
          <w:sz w:val="24"/>
          <w:szCs w:val="24"/>
          <w:lang w:val="es-ES"/>
          <w:rPrChange w:id="186" w:author="Júlia Alves" w:date="2025-03-15T12:47:00Z">
            <w:rPr>
              <w:rFonts w:ascii="Times New Roman" w:eastAsia="Times New Roman" w:hAnsi="Times New Roman" w:cs="Times New Roman"/>
              <w:sz w:val="24"/>
              <w:szCs w:val="24"/>
              <w:lang w:val="en-GB"/>
            </w:rPr>
          </w:rPrChange>
        </w:rPr>
        <w:t>Yeter</w:t>
      </w:r>
      <w:proofErr w:type="spellEnd"/>
      <w:r w:rsidRPr="009E084F">
        <w:rPr>
          <w:rFonts w:ascii="Times New Roman" w:eastAsia="Times New Roman" w:hAnsi="Times New Roman" w:cs="Times New Roman"/>
          <w:sz w:val="24"/>
          <w:szCs w:val="24"/>
          <w:lang w:val="es-ES"/>
          <w:rPrChange w:id="187" w:author="Júlia Alves" w:date="2025-03-15T12:47:00Z">
            <w:rPr>
              <w:rFonts w:ascii="Times New Roman" w:eastAsia="Times New Roman" w:hAnsi="Times New Roman" w:cs="Times New Roman"/>
              <w:sz w:val="24"/>
              <w:szCs w:val="24"/>
              <w:lang w:val="en-GB"/>
            </w:rPr>
          </w:rPrChange>
        </w:rPr>
        <w:t xml:space="preserve">, B., Li, S., Brennan, F., &amp; </w:t>
      </w:r>
      <w:proofErr w:type="spellStart"/>
      <w:r w:rsidRPr="009E084F">
        <w:rPr>
          <w:rFonts w:ascii="Times New Roman" w:eastAsia="Times New Roman" w:hAnsi="Times New Roman" w:cs="Times New Roman"/>
          <w:sz w:val="24"/>
          <w:szCs w:val="24"/>
          <w:lang w:val="es-ES"/>
          <w:rPrChange w:id="188" w:author="Júlia Alves" w:date="2025-03-15T12:47:00Z">
            <w:rPr>
              <w:rFonts w:ascii="Times New Roman" w:eastAsia="Times New Roman" w:hAnsi="Times New Roman" w:cs="Times New Roman"/>
              <w:sz w:val="24"/>
              <w:szCs w:val="24"/>
              <w:lang w:val="en-GB"/>
            </w:rPr>
          </w:rPrChange>
        </w:rPr>
        <w:t>Collu</w:t>
      </w:r>
      <w:proofErr w:type="spellEnd"/>
      <w:r w:rsidRPr="009E084F">
        <w:rPr>
          <w:rFonts w:ascii="Times New Roman" w:eastAsia="Times New Roman" w:hAnsi="Times New Roman" w:cs="Times New Roman"/>
          <w:sz w:val="24"/>
          <w:szCs w:val="24"/>
          <w:lang w:val="es-ES"/>
          <w:rPrChange w:id="189" w:author="Júlia Alves" w:date="2025-03-15T12:47:00Z">
            <w:rPr>
              <w:rFonts w:ascii="Times New Roman" w:eastAsia="Times New Roman" w:hAnsi="Times New Roman" w:cs="Times New Roman"/>
              <w:sz w:val="24"/>
              <w:szCs w:val="24"/>
              <w:lang w:val="en-GB"/>
            </w:rPr>
          </w:rPrChange>
        </w:rPr>
        <w:t xml:space="preserve">, M. (2024). </w:t>
      </w:r>
      <w:r w:rsidRPr="18C60896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A critical review of challenges and opportunities for the design and operation of offshore structures supporting renewable hydrogen production, storage, and transport. </w:t>
      </w:r>
      <w:r w:rsidRPr="18C60896">
        <w:rPr>
          <w:rFonts w:ascii="Times New Roman" w:eastAsia="Times New Roman" w:hAnsi="Times New Roman" w:cs="Times New Roman"/>
          <w:i/>
          <w:iCs/>
          <w:sz w:val="24"/>
          <w:szCs w:val="24"/>
          <w:lang w:val="en-GB"/>
        </w:rPr>
        <w:t>Wind Energy Science</w:t>
      </w:r>
      <w:r w:rsidRPr="18C60896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, </w:t>
      </w:r>
      <w:r w:rsidRPr="18C60896">
        <w:rPr>
          <w:rFonts w:ascii="Times New Roman" w:eastAsia="Times New Roman" w:hAnsi="Times New Roman" w:cs="Times New Roman"/>
          <w:i/>
          <w:iCs/>
          <w:sz w:val="24"/>
          <w:szCs w:val="24"/>
          <w:lang w:val="en-GB"/>
        </w:rPr>
        <w:t>9</w:t>
      </w:r>
      <w:r w:rsidRPr="18C60896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(3), 533–554. </w:t>
      </w:r>
      <w:r w:rsidR="00EF1147">
        <w:fldChar w:fldCharType="begin"/>
      </w:r>
      <w:r w:rsidR="00EF1147" w:rsidRPr="009E084F">
        <w:rPr>
          <w:lang w:val="en-US"/>
          <w:rPrChange w:id="190" w:author="Júlia Alves" w:date="2025-03-15T12:47:00Z">
            <w:rPr/>
          </w:rPrChange>
        </w:rPr>
        <w:instrText xml:space="preserve"> HYPERLINK "https://doi.org/10.5194/WES-9-533-2024" \h </w:instrText>
      </w:r>
      <w:r w:rsidR="00EF1147">
        <w:fldChar w:fldCharType="separate"/>
      </w:r>
      <w:r w:rsidRPr="18C60896">
        <w:rPr>
          <w:rStyle w:val="Hyperlink"/>
          <w:rFonts w:ascii="Times New Roman" w:eastAsia="Times New Roman" w:hAnsi="Times New Roman" w:cs="Times New Roman"/>
          <w:sz w:val="24"/>
          <w:szCs w:val="24"/>
          <w:lang w:val="en-GB"/>
        </w:rPr>
        <w:t>https://doi.org/10.5194/WES-9-533-2024</w:t>
      </w:r>
      <w:r w:rsidR="00EF1147">
        <w:rPr>
          <w:rStyle w:val="Hyperlink"/>
          <w:rFonts w:ascii="Times New Roman" w:eastAsia="Times New Roman" w:hAnsi="Times New Roman" w:cs="Times New Roman"/>
          <w:sz w:val="24"/>
          <w:szCs w:val="24"/>
          <w:lang w:val="en-GB"/>
        </w:rPr>
        <w:fldChar w:fldCharType="end"/>
      </w:r>
    </w:p>
    <w:p w14:paraId="5416AC42" w14:textId="0E73307B" w:rsidR="18C60896" w:rsidRDefault="18C60896" w:rsidP="18C60896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GB"/>
        </w:rPr>
      </w:pPr>
    </w:p>
    <w:p w14:paraId="444EE71F" w14:textId="7D58C045" w:rsidR="18C60896" w:rsidRPr="00A97682" w:rsidRDefault="18C60896" w:rsidP="18C60896">
      <w:pPr>
        <w:spacing w:after="0"/>
        <w:rPr>
          <w:lang w:val="en-GB"/>
        </w:rPr>
      </w:pPr>
      <w:r w:rsidRPr="18C60896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Saur, G., &amp; Nagasawa, K. (2022). </w:t>
      </w:r>
      <w:r w:rsidRPr="18C60896">
        <w:rPr>
          <w:rFonts w:ascii="Times New Roman" w:eastAsia="Times New Roman" w:hAnsi="Times New Roman" w:cs="Times New Roman"/>
          <w:i/>
          <w:iCs/>
          <w:sz w:val="24"/>
          <w:szCs w:val="24"/>
          <w:lang w:val="en-GB"/>
        </w:rPr>
        <w:t xml:space="preserve">Offshore Wind to Hydrogen – </w:t>
      </w:r>
      <w:proofErr w:type="spellStart"/>
      <w:r w:rsidRPr="18C60896">
        <w:rPr>
          <w:rFonts w:ascii="Times New Roman" w:eastAsia="Times New Roman" w:hAnsi="Times New Roman" w:cs="Times New Roman"/>
          <w:i/>
          <w:iCs/>
          <w:sz w:val="24"/>
          <w:szCs w:val="24"/>
          <w:lang w:val="en-GB"/>
        </w:rPr>
        <w:t>Modeling</w:t>
      </w:r>
      <w:proofErr w:type="spellEnd"/>
      <w:r w:rsidRPr="18C60896">
        <w:rPr>
          <w:rFonts w:ascii="Times New Roman" w:eastAsia="Times New Roman" w:hAnsi="Times New Roman" w:cs="Times New Roman"/>
          <w:i/>
          <w:iCs/>
          <w:sz w:val="24"/>
          <w:szCs w:val="24"/>
          <w:lang w:val="en-GB"/>
        </w:rPr>
        <w:t>, Analysis, Testing, and International Collaboration Work</w:t>
      </w:r>
      <w:r w:rsidRPr="18C60896">
        <w:rPr>
          <w:rFonts w:ascii="Times New Roman" w:eastAsia="Times New Roman" w:hAnsi="Times New Roman" w:cs="Times New Roman"/>
          <w:sz w:val="24"/>
          <w:szCs w:val="24"/>
          <w:lang w:val="en-GB"/>
        </w:rPr>
        <w:t>.</w:t>
      </w:r>
    </w:p>
    <w:p w14:paraId="62E3385B" w14:textId="09F7DB2D" w:rsidR="18C60896" w:rsidRPr="00A97682" w:rsidRDefault="18C60896" w:rsidP="18C60896">
      <w:pPr>
        <w:spacing w:after="0"/>
        <w:rPr>
          <w:lang w:val="en-GB"/>
        </w:rPr>
      </w:pPr>
      <w:r w:rsidRPr="18C60896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Wang, Z., Wang, H., Sant, T., Zhao, Z., Carriveau, R., Ting, D. S. K., Li, P., Zhang, T., &amp; Xiong, W. (2024). Subsea energy storage as an enabler for floating offshore wind hydrogen production: Review and perspective. </w:t>
      </w:r>
      <w:r w:rsidRPr="18C60896">
        <w:rPr>
          <w:rFonts w:ascii="Times New Roman" w:eastAsia="Times New Roman" w:hAnsi="Times New Roman" w:cs="Times New Roman"/>
          <w:i/>
          <w:iCs/>
          <w:sz w:val="24"/>
          <w:szCs w:val="24"/>
          <w:lang w:val="en-GB"/>
        </w:rPr>
        <w:t>International Journal of Hydrogen Energy</w:t>
      </w:r>
      <w:r w:rsidRPr="18C60896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, </w:t>
      </w:r>
      <w:r w:rsidRPr="18C60896">
        <w:rPr>
          <w:rFonts w:ascii="Times New Roman" w:eastAsia="Times New Roman" w:hAnsi="Times New Roman" w:cs="Times New Roman"/>
          <w:i/>
          <w:iCs/>
          <w:sz w:val="24"/>
          <w:szCs w:val="24"/>
          <w:lang w:val="en-GB"/>
        </w:rPr>
        <w:t>71</w:t>
      </w:r>
      <w:r w:rsidRPr="18C60896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, 1266–1282. </w:t>
      </w:r>
      <w:r w:rsidR="00EF1147">
        <w:fldChar w:fldCharType="begin"/>
      </w:r>
      <w:r w:rsidR="00EF1147" w:rsidRPr="009E084F">
        <w:rPr>
          <w:lang w:val="en-US"/>
          <w:rPrChange w:id="191" w:author="Júlia Alves" w:date="2025-03-15T12:47:00Z">
            <w:rPr/>
          </w:rPrChange>
        </w:rPr>
        <w:instrText xml:space="preserve"> HYPERLINK "https://doi.org/10.1016/J.IJHYDENE.2024.05.329" \h </w:instrText>
      </w:r>
      <w:r w:rsidR="00EF1147">
        <w:fldChar w:fldCharType="separate"/>
      </w:r>
      <w:r w:rsidRPr="18C60896">
        <w:rPr>
          <w:rStyle w:val="Hyperlink"/>
          <w:rFonts w:ascii="Times New Roman" w:eastAsia="Times New Roman" w:hAnsi="Times New Roman" w:cs="Times New Roman"/>
          <w:sz w:val="24"/>
          <w:szCs w:val="24"/>
          <w:lang w:val="en-GB"/>
        </w:rPr>
        <w:t>https://doi.org/10.1016/J.IJHYDENE.2024.05.329</w:t>
      </w:r>
      <w:r w:rsidR="00EF1147">
        <w:rPr>
          <w:rStyle w:val="Hyperlink"/>
          <w:rFonts w:ascii="Times New Roman" w:eastAsia="Times New Roman" w:hAnsi="Times New Roman" w:cs="Times New Roman"/>
          <w:sz w:val="24"/>
          <w:szCs w:val="24"/>
          <w:lang w:val="en-GB"/>
        </w:rPr>
        <w:fldChar w:fldCharType="end"/>
      </w:r>
    </w:p>
    <w:p w14:paraId="7A2B4FD8" w14:textId="7A7A35FB" w:rsidR="18C60896" w:rsidRDefault="18C60896" w:rsidP="18C60896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GB"/>
        </w:rPr>
      </w:pPr>
    </w:p>
    <w:p w14:paraId="6B19DD23" w14:textId="2841B2C3" w:rsidR="18C60896" w:rsidRPr="00A97682" w:rsidRDefault="18C60896" w:rsidP="18C60896">
      <w:pPr>
        <w:spacing w:after="0"/>
        <w:rPr>
          <w:lang w:val="en-GB"/>
        </w:rPr>
      </w:pPr>
      <w:r w:rsidRPr="18C60896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Weidner, T., </w:t>
      </w:r>
      <w:proofErr w:type="spellStart"/>
      <w:r w:rsidRPr="18C60896">
        <w:rPr>
          <w:rFonts w:ascii="Times New Roman" w:eastAsia="Times New Roman" w:hAnsi="Times New Roman" w:cs="Times New Roman"/>
          <w:sz w:val="24"/>
          <w:szCs w:val="24"/>
          <w:lang w:val="en-GB"/>
        </w:rPr>
        <w:t>Tulus</w:t>
      </w:r>
      <w:proofErr w:type="spellEnd"/>
      <w:r w:rsidRPr="18C60896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, V., &amp; </w:t>
      </w:r>
      <w:proofErr w:type="spellStart"/>
      <w:r w:rsidRPr="18C60896">
        <w:rPr>
          <w:rFonts w:ascii="Times New Roman" w:eastAsia="Times New Roman" w:hAnsi="Times New Roman" w:cs="Times New Roman"/>
          <w:sz w:val="24"/>
          <w:szCs w:val="24"/>
          <w:lang w:val="en-GB"/>
        </w:rPr>
        <w:t>Guillén-Gosálbez</w:t>
      </w:r>
      <w:proofErr w:type="spellEnd"/>
      <w:r w:rsidRPr="18C60896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, G. (2023). Environmental sustainability assessment of large-scale hydrogen production using prospective life cycle analysis. </w:t>
      </w:r>
      <w:r w:rsidRPr="18C60896">
        <w:rPr>
          <w:rFonts w:ascii="Times New Roman" w:eastAsia="Times New Roman" w:hAnsi="Times New Roman" w:cs="Times New Roman"/>
          <w:i/>
          <w:iCs/>
          <w:sz w:val="24"/>
          <w:szCs w:val="24"/>
          <w:lang w:val="en-GB"/>
        </w:rPr>
        <w:t>International Journal of Hydrogen Energy</w:t>
      </w:r>
      <w:r w:rsidRPr="18C60896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, </w:t>
      </w:r>
      <w:r w:rsidRPr="18C60896">
        <w:rPr>
          <w:rFonts w:ascii="Times New Roman" w:eastAsia="Times New Roman" w:hAnsi="Times New Roman" w:cs="Times New Roman"/>
          <w:i/>
          <w:iCs/>
          <w:sz w:val="24"/>
          <w:szCs w:val="24"/>
          <w:lang w:val="en-GB"/>
        </w:rPr>
        <w:t>48</w:t>
      </w:r>
      <w:r w:rsidRPr="18C60896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(22), 8310–8327. </w:t>
      </w:r>
      <w:r w:rsidR="00EF1147">
        <w:fldChar w:fldCharType="begin"/>
      </w:r>
      <w:r w:rsidR="00EF1147" w:rsidRPr="009E084F">
        <w:rPr>
          <w:lang w:val="en-US"/>
          <w:rPrChange w:id="192" w:author="Júlia Alves" w:date="2025-03-15T12:47:00Z">
            <w:rPr/>
          </w:rPrChange>
        </w:rPr>
        <w:instrText xml:space="preserve"> HYPERLINK "https://doi.org/10.1016/J.IJHYDENE.2022.11.044" \h </w:instrText>
      </w:r>
      <w:r w:rsidR="00EF1147">
        <w:fldChar w:fldCharType="separate"/>
      </w:r>
      <w:r w:rsidRPr="18C60896">
        <w:rPr>
          <w:rStyle w:val="Hyperlink"/>
          <w:rFonts w:ascii="Times New Roman" w:eastAsia="Times New Roman" w:hAnsi="Times New Roman" w:cs="Times New Roman"/>
          <w:sz w:val="24"/>
          <w:szCs w:val="24"/>
          <w:lang w:val="en-GB"/>
        </w:rPr>
        <w:t>https://doi.org/10.1016/J.IJHYDENE.2022.11.044</w:t>
      </w:r>
      <w:r w:rsidR="00EF1147">
        <w:rPr>
          <w:rStyle w:val="Hyperlink"/>
          <w:rFonts w:ascii="Times New Roman" w:eastAsia="Times New Roman" w:hAnsi="Times New Roman" w:cs="Times New Roman"/>
          <w:sz w:val="24"/>
          <w:szCs w:val="24"/>
          <w:lang w:val="en-GB"/>
        </w:rPr>
        <w:fldChar w:fldCharType="end"/>
      </w:r>
    </w:p>
    <w:p w14:paraId="2A1272F2" w14:textId="6AC53509" w:rsidR="18C60896" w:rsidRDefault="18C60896" w:rsidP="18C60896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GB"/>
        </w:rPr>
      </w:pPr>
    </w:p>
    <w:p w14:paraId="0B3B11C9" w14:textId="43CB60A7" w:rsidR="18C60896" w:rsidRPr="00A97682" w:rsidRDefault="18C60896" w:rsidP="18C60896">
      <w:pPr>
        <w:spacing w:after="0"/>
        <w:rPr>
          <w:lang w:val="en-GB"/>
        </w:rPr>
      </w:pPr>
      <w:r w:rsidRPr="18C60896">
        <w:rPr>
          <w:rFonts w:ascii="Times New Roman" w:eastAsia="Times New Roman" w:hAnsi="Times New Roman" w:cs="Times New Roman"/>
          <w:sz w:val="24"/>
          <w:szCs w:val="24"/>
          <w:lang w:val="en-GB"/>
        </w:rPr>
        <w:lastRenderedPageBreak/>
        <w:t xml:space="preserve">Zhang, J., Wang, Z., He, Y., Li, M., Wang, X., Wang, B., Zhu, Y., &amp; Cen, K. (2023). Comparison of onshore/offshore wind power hydrogen production through water electrolysis by life cycle assessment. </w:t>
      </w:r>
      <w:r w:rsidRPr="18C60896">
        <w:rPr>
          <w:rFonts w:ascii="Times New Roman" w:eastAsia="Times New Roman" w:hAnsi="Times New Roman" w:cs="Times New Roman"/>
          <w:i/>
          <w:iCs/>
          <w:sz w:val="24"/>
          <w:szCs w:val="24"/>
          <w:lang w:val="en-GB"/>
        </w:rPr>
        <w:t>Sustainable Energy Technologies and Assessments</w:t>
      </w:r>
      <w:r w:rsidRPr="18C60896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, </w:t>
      </w:r>
      <w:r w:rsidRPr="18C60896">
        <w:rPr>
          <w:rFonts w:ascii="Times New Roman" w:eastAsia="Times New Roman" w:hAnsi="Times New Roman" w:cs="Times New Roman"/>
          <w:i/>
          <w:iCs/>
          <w:sz w:val="24"/>
          <w:szCs w:val="24"/>
          <w:lang w:val="en-GB"/>
        </w:rPr>
        <w:t>60</w:t>
      </w:r>
      <w:r w:rsidRPr="18C60896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, 103515. </w:t>
      </w:r>
      <w:r w:rsidR="00EF1147">
        <w:fldChar w:fldCharType="begin"/>
      </w:r>
      <w:r w:rsidR="00EF1147" w:rsidRPr="009E084F">
        <w:rPr>
          <w:lang w:val="en-US"/>
          <w:rPrChange w:id="193" w:author="Júlia Alves" w:date="2025-03-15T12:47:00Z">
            <w:rPr/>
          </w:rPrChange>
        </w:rPr>
        <w:instrText xml:space="preserve"> HYPERLINK "https://doi.org/10.1016/J.SETA.2023.103515" \h </w:instrText>
      </w:r>
      <w:r w:rsidR="00EF1147">
        <w:fldChar w:fldCharType="separate"/>
      </w:r>
      <w:r w:rsidRPr="18C60896">
        <w:rPr>
          <w:rStyle w:val="Hyperlink"/>
          <w:rFonts w:ascii="Times New Roman" w:eastAsia="Times New Roman" w:hAnsi="Times New Roman" w:cs="Times New Roman"/>
          <w:sz w:val="24"/>
          <w:szCs w:val="24"/>
          <w:lang w:val="en-GB"/>
        </w:rPr>
        <w:t>https://doi.org/10.1016/J.SETA.2023.103515</w:t>
      </w:r>
      <w:r w:rsidR="00EF1147">
        <w:rPr>
          <w:rStyle w:val="Hyperlink"/>
          <w:rFonts w:ascii="Times New Roman" w:eastAsia="Times New Roman" w:hAnsi="Times New Roman" w:cs="Times New Roman"/>
          <w:sz w:val="24"/>
          <w:szCs w:val="24"/>
          <w:lang w:val="en-GB"/>
        </w:rPr>
        <w:fldChar w:fldCharType="end"/>
      </w:r>
    </w:p>
    <w:p w14:paraId="54F796DE" w14:textId="06346C8F" w:rsidR="18C60896" w:rsidRDefault="18C60896" w:rsidP="18C60896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GB"/>
        </w:rPr>
      </w:pPr>
    </w:p>
    <w:p w14:paraId="1C79AFAB" w14:textId="27F8D992" w:rsidR="18C60896" w:rsidRDefault="18C60896" w:rsidP="18C60896">
      <w:pPr>
        <w:spacing w:after="0"/>
      </w:pPr>
      <w:r w:rsidRPr="18C60896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Zhang, M., Tao, L., Nuernberg, M., Rai, A., &amp; Yuan, Z. M. (2024). Conceptual design of an offshore hydrogen platform. </w:t>
      </w:r>
      <w:r w:rsidRPr="18C60896">
        <w:rPr>
          <w:rFonts w:ascii="Times New Roman" w:eastAsia="Times New Roman" w:hAnsi="Times New Roman" w:cs="Times New Roman"/>
          <w:i/>
          <w:iCs/>
          <w:sz w:val="24"/>
          <w:szCs w:val="24"/>
          <w:lang w:val="en-GB"/>
        </w:rPr>
        <w:t>International Journal of Hydrogen Energy</w:t>
      </w:r>
      <w:r w:rsidRPr="18C60896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, </w:t>
      </w:r>
      <w:r w:rsidRPr="18C60896">
        <w:rPr>
          <w:rFonts w:ascii="Times New Roman" w:eastAsia="Times New Roman" w:hAnsi="Times New Roman" w:cs="Times New Roman"/>
          <w:i/>
          <w:iCs/>
          <w:sz w:val="24"/>
          <w:szCs w:val="24"/>
          <w:lang w:val="en-GB"/>
        </w:rPr>
        <w:t>59</w:t>
      </w:r>
      <w:r w:rsidRPr="18C60896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, 1004–1013. </w:t>
      </w:r>
      <w:r w:rsidR="00EF1147">
        <w:fldChar w:fldCharType="begin"/>
      </w:r>
      <w:r w:rsidR="00EF1147" w:rsidRPr="009E084F">
        <w:rPr>
          <w:lang w:val="en-US"/>
          <w:rPrChange w:id="194" w:author="Júlia Alves" w:date="2025-03-15T12:47:00Z">
            <w:rPr/>
          </w:rPrChange>
        </w:rPr>
        <w:instrText xml:space="preserve"> HYPERLINK "https://doi.org/10.1016/J.IJHYDENE.2024.02.077" \h </w:instrText>
      </w:r>
      <w:r w:rsidR="00EF1147">
        <w:fldChar w:fldCharType="separate"/>
      </w:r>
      <w:r w:rsidRPr="009E084F">
        <w:rPr>
          <w:rStyle w:val="Hyperlink"/>
          <w:rFonts w:ascii="Times New Roman" w:eastAsia="Times New Roman" w:hAnsi="Times New Roman" w:cs="Times New Roman"/>
          <w:sz w:val="24"/>
          <w:szCs w:val="24"/>
          <w:rPrChange w:id="195" w:author="Júlia Alves" w:date="2025-03-15T12:47:00Z">
            <w:rPr>
              <w:rStyle w:val="Hyperlink"/>
              <w:rFonts w:ascii="Times New Roman" w:eastAsia="Times New Roman" w:hAnsi="Times New Roman" w:cs="Times New Roman"/>
              <w:sz w:val="24"/>
              <w:szCs w:val="24"/>
              <w:lang w:val="en-GB"/>
            </w:rPr>
          </w:rPrChange>
        </w:rPr>
        <w:t>https://doi.org/10.1016/J.IJHYDENE.2024.02.077</w:t>
      </w:r>
      <w:r w:rsidR="00EF1147">
        <w:rPr>
          <w:rStyle w:val="Hyperlink"/>
          <w:rFonts w:ascii="Times New Roman" w:eastAsia="Times New Roman" w:hAnsi="Times New Roman" w:cs="Times New Roman"/>
          <w:sz w:val="24"/>
          <w:szCs w:val="24"/>
          <w:lang w:val="en-GB"/>
        </w:rPr>
        <w:fldChar w:fldCharType="end"/>
      </w:r>
    </w:p>
    <w:p w14:paraId="3397446F" w14:textId="1044430C" w:rsidR="18C60896" w:rsidRPr="009E084F" w:rsidRDefault="18C60896" w:rsidP="18C608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  <w:rPrChange w:id="196" w:author="Júlia Alves" w:date="2025-03-15T12:47:00Z">
            <w:rPr>
              <w:rFonts w:ascii="Times New Roman" w:eastAsia="Times New Roman" w:hAnsi="Times New Roman" w:cs="Times New Roman"/>
              <w:sz w:val="24"/>
              <w:szCs w:val="24"/>
              <w:lang w:val="en-GB" w:eastAsia="pt-PT"/>
            </w:rPr>
          </w:rPrChange>
        </w:rPr>
      </w:pPr>
    </w:p>
    <w:p w14:paraId="31A176D9" w14:textId="77777777" w:rsidR="00C41F55" w:rsidRPr="009E084F" w:rsidRDefault="00C41F55" w:rsidP="00D462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  <w:rPrChange w:id="197" w:author="Júlia Alves" w:date="2025-03-15T12:47:00Z">
            <w:rPr>
              <w:rFonts w:ascii="Times New Roman" w:eastAsia="Times New Roman" w:hAnsi="Times New Roman" w:cs="Times New Roman"/>
              <w:sz w:val="24"/>
              <w:szCs w:val="24"/>
              <w:lang w:val="en-GB" w:eastAsia="pt-PT"/>
            </w:rPr>
          </w:rPrChange>
        </w:rPr>
      </w:pPr>
    </w:p>
    <w:p w14:paraId="7B777A9F" w14:textId="77777777" w:rsidR="00D46217" w:rsidRPr="009E084F" w:rsidRDefault="00D46217" w:rsidP="00D462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  <w:rPrChange w:id="198" w:author="Júlia Alves" w:date="2025-03-15T12:47:00Z">
            <w:rPr>
              <w:rFonts w:ascii="Times New Roman" w:eastAsia="Times New Roman" w:hAnsi="Times New Roman" w:cs="Times New Roman"/>
              <w:sz w:val="24"/>
              <w:szCs w:val="24"/>
              <w:lang w:val="en-GB" w:eastAsia="pt-PT"/>
            </w:rPr>
          </w:rPrChange>
        </w:rPr>
      </w:pPr>
    </w:p>
    <w:p w14:paraId="72C1A6B1" w14:textId="77777777" w:rsidR="00264EAB" w:rsidRPr="009E084F" w:rsidRDefault="00264EAB" w:rsidP="00264E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  <w:rPrChange w:id="199" w:author="Júlia Alves" w:date="2025-03-15T12:47:00Z">
            <w:rPr>
              <w:rFonts w:ascii="Times New Roman" w:eastAsia="Times New Roman" w:hAnsi="Times New Roman" w:cs="Times New Roman"/>
              <w:sz w:val="24"/>
              <w:szCs w:val="24"/>
              <w:lang w:val="en-GB" w:eastAsia="pt-PT"/>
            </w:rPr>
          </w:rPrChange>
        </w:rPr>
      </w:pPr>
    </w:p>
    <w:p w14:paraId="38BF3EE8" w14:textId="385A4423" w:rsidR="00F47C6A" w:rsidRPr="009E084F" w:rsidRDefault="009E084F" w:rsidP="00F47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  <w:rPrChange w:id="200" w:author="Júlia Alves" w:date="2025-03-15T12:47:00Z">
            <w:rPr>
              <w:rFonts w:ascii="Times New Roman" w:eastAsia="Times New Roman" w:hAnsi="Times New Roman" w:cs="Times New Roman"/>
              <w:sz w:val="24"/>
              <w:szCs w:val="24"/>
              <w:lang w:val="en-GB" w:eastAsia="pt-PT"/>
            </w:rPr>
          </w:rPrChange>
        </w:rPr>
      </w:pPr>
      <w:ins w:id="201" w:author="Júlia Alves" w:date="2025-03-15T12:47:00Z">
        <w:r w:rsidRPr="009E084F">
          <w:rPr>
            <w:rFonts w:ascii="Times New Roman" w:eastAsia="Times New Roman" w:hAnsi="Times New Roman" w:cs="Times New Roman"/>
            <w:sz w:val="24"/>
            <w:szCs w:val="24"/>
            <w:lang w:eastAsia="pt-PT"/>
            <w:rPrChange w:id="202" w:author="Júlia Alves" w:date="2025-03-15T12:47:00Z">
              <w:rPr>
                <w:rFonts w:ascii="Times New Roman" w:eastAsia="Times New Roman" w:hAnsi="Times New Roman" w:cs="Times New Roman"/>
                <w:sz w:val="24"/>
                <w:szCs w:val="24"/>
                <w:lang w:val="en-GB" w:eastAsia="pt-PT"/>
              </w:rPr>
            </w:rPrChange>
          </w:rPr>
          <w:t>https://www.lantau.com.br/post/hidrog%C3%AAnio-verde-a-aposta-da-china-para-um-futuro-sustent%C3%A1vel</w:t>
        </w:r>
      </w:ins>
    </w:p>
    <w:p w14:paraId="2991E150" w14:textId="77777777" w:rsidR="00776608" w:rsidRPr="009E084F" w:rsidRDefault="00776608" w:rsidP="009F51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  <w:rPrChange w:id="203" w:author="Júlia Alves" w:date="2025-03-15T12:47:00Z">
            <w:rPr>
              <w:rFonts w:ascii="Times New Roman" w:eastAsia="Times New Roman" w:hAnsi="Times New Roman" w:cs="Times New Roman"/>
              <w:sz w:val="24"/>
              <w:szCs w:val="24"/>
              <w:lang w:val="en-GB" w:eastAsia="pt-PT"/>
            </w:rPr>
          </w:rPrChange>
        </w:rPr>
      </w:pPr>
    </w:p>
    <w:p w14:paraId="37EF4B24" w14:textId="45656B01" w:rsidR="009E084F" w:rsidDel="00987209" w:rsidRDefault="00987209" w:rsidP="006451F7">
      <w:pPr>
        <w:spacing w:after="0" w:line="240" w:lineRule="auto"/>
        <w:rPr>
          <w:del w:id="204" w:author="Júlia Alves" w:date="2025-03-15T13:00:00Z"/>
          <w:rFonts w:ascii="Times New Roman" w:eastAsia="Times New Roman" w:hAnsi="Times New Roman" w:cs="Times New Roman"/>
          <w:sz w:val="24"/>
          <w:szCs w:val="24"/>
          <w:lang w:eastAsia="pt-PT"/>
        </w:rPr>
      </w:pPr>
      <w:ins w:id="205" w:author="Júlia Alves" w:date="2025-03-15T13:00:00Z">
        <w:r>
          <w:rPr>
            <w:rFonts w:ascii="Times New Roman" w:eastAsia="Times New Roman" w:hAnsi="Times New Roman" w:cs="Times New Roman"/>
            <w:sz w:val="24"/>
            <w:szCs w:val="24"/>
            <w:lang w:eastAsia="pt-PT"/>
          </w:rPr>
          <w:fldChar w:fldCharType="begin"/>
        </w:r>
        <w:r>
          <w:rPr>
            <w:rFonts w:ascii="Times New Roman" w:eastAsia="Times New Roman" w:hAnsi="Times New Roman" w:cs="Times New Roman"/>
            <w:sz w:val="24"/>
            <w:szCs w:val="24"/>
            <w:lang w:eastAsia="pt-PT"/>
          </w:rPr>
          <w:instrText xml:space="preserve"> HYPERLINK "</w:instrText>
        </w:r>
        <w:r w:rsidRPr="009E084F">
          <w:rPr>
            <w:rFonts w:ascii="Times New Roman" w:eastAsia="Times New Roman" w:hAnsi="Times New Roman" w:cs="Times New Roman"/>
            <w:sz w:val="24"/>
            <w:szCs w:val="24"/>
            <w:lang w:eastAsia="pt-PT"/>
          </w:rPr>
          <w:instrText>https://megawhat.energy/geracao/eolica/estados-chamam-atencao-para-impactos-socioambientais-das-eolicas-offshore-e-hidrogenio-verde/?utm_source=</w:instrText>
        </w:r>
        <w:r>
          <w:rPr>
            <w:rFonts w:ascii="Times New Roman" w:eastAsia="Times New Roman" w:hAnsi="Times New Roman" w:cs="Times New Roman"/>
            <w:sz w:val="24"/>
            <w:szCs w:val="24"/>
            <w:lang w:eastAsia="pt-PT"/>
          </w:rPr>
          <w:instrText xml:space="preserve">" </w:instrText>
        </w:r>
        <w:r>
          <w:rPr>
            <w:rFonts w:ascii="Times New Roman" w:eastAsia="Times New Roman" w:hAnsi="Times New Roman" w:cs="Times New Roman"/>
            <w:sz w:val="24"/>
            <w:szCs w:val="24"/>
            <w:lang w:eastAsia="pt-PT"/>
          </w:rPr>
          <w:fldChar w:fldCharType="separate"/>
        </w:r>
        <w:r w:rsidRPr="00212F5C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pt-PT"/>
          </w:rPr>
          <w:t>https://megawhat.energy/geracao/eolica/estados-chamam-atencao-para-impactos-socioambientais-das-eolicas-offshore-e-hidrogenio-verde/?utm_source=</w:t>
        </w:r>
        <w:r>
          <w:rPr>
            <w:rFonts w:ascii="Times New Roman" w:eastAsia="Times New Roman" w:hAnsi="Times New Roman" w:cs="Times New Roman"/>
            <w:sz w:val="24"/>
            <w:szCs w:val="24"/>
            <w:lang w:eastAsia="pt-PT"/>
          </w:rPr>
          <w:fldChar w:fldCharType="end"/>
        </w:r>
      </w:ins>
    </w:p>
    <w:p w14:paraId="7A57FA0B" w14:textId="2A98A71F" w:rsidR="00987209" w:rsidRDefault="00987209" w:rsidP="00990223">
      <w:pPr>
        <w:spacing w:after="0" w:line="240" w:lineRule="auto"/>
        <w:rPr>
          <w:ins w:id="206" w:author="Júlia Alves" w:date="2025-03-15T13:00:00Z"/>
          <w:rFonts w:ascii="Times New Roman" w:eastAsia="Times New Roman" w:hAnsi="Times New Roman" w:cs="Times New Roman"/>
          <w:sz w:val="24"/>
          <w:szCs w:val="24"/>
          <w:lang w:eastAsia="pt-PT"/>
        </w:rPr>
      </w:pPr>
    </w:p>
    <w:p w14:paraId="3D500CE1" w14:textId="77777777" w:rsidR="00987209" w:rsidRDefault="00987209" w:rsidP="00990223">
      <w:pPr>
        <w:spacing w:after="0" w:line="240" w:lineRule="auto"/>
        <w:rPr>
          <w:ins w:id="207" w:author="Júlia Alves" w:date="2025-03-15T13:00:00Z"/>
          <w:rFonts w:ascii="Times New Roman" w:eastAsia="Times New Roman" w:hAnsi="Times New Roman" w:cs="Times New Roman"/>
          <w:sz w:val="24"/>
          <w:szCs w:val="24"/>
          <w:lang w:eastAsia="pt-PT"/>
        </w:rPr>
      </w:pPr>
    </w:p>
    <w:p w14:paraId="7CEC9417" w14:textId="7A9A6A67" w:rsidR="009E084F" w:rsidRDefault="00987209" w:rsidP="006451F7">
      <w:pPr>
        <w:spacing w:after="0" w:line="240" w:lineRule="auto"/>
        <w:rPr>
          <w:ins w:id="208" w:author="Júlia Alves" w:date="2025-03-15T13:05:00Z"/>
          <w:rFonts w:ascii="Times New Roman" w:eastAsia="Times New Roman" w:hAnsi="Times New Roman" w:cs="Times New Roman"/>
          <w:sz w:val="24"/>
          <w:szCs w:val="24"/>
          <w:lang w:eastAsia="pt-PT"/>
        </w:rPr>
      </w:pPr>
      <w:ins w:id="209" w:author="Júlia Alves" w:date="2025-03-15T13:05:00Z">
        <w:r>
          <w:rPr>
            <w:rFonts w:ascii="Times New Roman" w:eastAsia="Times New Roman" w:hAnsi="Times New Roman" w:cs="Times New Roman"/>
            <w:sz w:val="24"/>
            <w:szCs w:val="24"/>
            <w:lang w:eastAsia="pt-PT"/>
          </w:rPr>
          <w:fldChar w:fldCharType="begin"/>
        </w:r>
        <w:r>
          <w:rPr>
            <w:rFonts w:ascii="Times New Roman" w:eastAsia="Times New Roman" w:hAnsi="Times New Roman" w:cs="Times New Roman"/>
            <w:sz w:val="24"/>
            <w:szCs w:val="24"/>
            <w:lang w:eastAsia="pt-PT"/>
          </w:rPr>
          <w:instrText xml:space="preserve"> HYPERLINK "</w:instrText>
        </w:r>
        <w:r w:rsidRPr="00987209">
          <w:rPr>
            <w:rFonts w:ascii="Times New Roman" w:eastAsia="Times New Roman" w:hAnsi="Times New Roman" w:cs="Times New Roman"/>
            <w:sz w:val="24"/>
            <w:szCs w:val="24"/>
            <w:lang w:eastAsia="pt-PT"/>
          </w:rPr>
          <w:instrText>https://terramar.org.br/2021/06/11/novas-propostas-para-a-matriz-energetica-brasileira-se-amparam-na-reproducao-de-danos-ambientais-e-violacoes-de-direitos/?utm_source=</w:instrText>
        </w:r>
        <w:r>
          <w:rPr>
            <w:rFonts w:ascii="Times New Roman" w:eastAsia="Times New Roman" w:hAnsi="Times New Roman" w:cs="Times New Roman"/>
            <w:sz w:val="24"/>
            <w:szCs w:val="24"/>
            <w:lang w:eastAsia="pt-PT"/>
          </w:rPr>
          <w:instrText xml:space="preserve">" </w:instrText>
        </w:r>
        <w:r>
          <w:rPr>
            <w:rFonts w:ascii="Times New Roman" w:eastAsia="Times New Roman" w:hAnsi="Times New Roman" w:cs="Times New Roman"/>
            <w:sz w:val="24"/>
            <w:szCs w:val="24"/>
            <w:lang w:eastAsia="pt-PT"/>
          </w:rPr>
          <w:fldChar w:fldCharType="separate"/>
        </w:r>
        <w:r w:rsidRPr="00212F5C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pt-PT"/>
          </w:rPr>
          <w:t>https://terramar.org.br/2021/06/11/novas-propostas-para-a-matriz-energetica-brasileira-se-amparam-na-reproducao-de-danos-ambientais-e-violacoes-de-direitos/?utm_source=</w:t>
        </w:r>
        <w:r>
          <w:rPr>
            <w:rFonts w:ascii="Times New Roman" w:eastAsia="Times New Roman" w:hAnsi="Times New Roman" w:cs="Times New Roman"/>
            <w:sz w:val="24"/>
            <w:szCs w:val="24"/>
            <w:lang w:eastAsia="pt-PT"/>
          </w:rPr>
          <w:fldChar w:fldCharType="end"/>
        </w:r>
      </w:ins>
    </w:p>
    <w:p w14:paraId="66B021F8" w14:textId="2403E44D" w:rsidR="00987209" w:rsidRDefault="00987209" w:rsidP="006451F7">
      <w:pPr>
        <w:spacing w:after="0" w:line="240" w:lineRule="auto"/>
        <w:rPr>
          <w:ins w:id="210" w:author="Júlia Alves" w:date="2025-03-15T13:05:00Z"/>
          <w:rFonts w:ascii="Times New Roman" w:eastAsia="Times New Roman" w:hAnsi="Times New Roman" w:cs="Times New Roman"/>
          <w:sz w:val="24"/>
          <w:szCs w:val="24"/>
          <w:lang w:eastAsia="pt-PT"/>
        </w:rPr>
      </w:pPr>
    </w:p>
    <w:p w14:paraId="445A1CCD" w14:textId="0DCB40A9" w:rsidR="00987209" w:rsidRDefault="00987209" w:rsidP="006451F7">
      <w:pPr>
        <w:spacing w:after="0" w:line="240" w:lineRule="auto"/>
        <w:rPr>
          <w:ins w:id="211" w:author="Júlia Alves" w:date="2025-03-15T13:08:00Z"/>
          <w:rFonts w:ascii="Times New Roman" w:eastAsia="Times New Roman" w:hAnsi="Times New Roman" w:cs="Times New Roman"/>
          <w:sz w:val="24"/>
          <w:szCs w:val="24"/>
          <w:lang w:eastAsia="pt-PT"/>
        </w:rPr>
      </w:pPr>
      <w:ins w:id="212" w:author="Júlia Alves" w:date="2025-03-15T13:08:00Z">
        <w:r>
          <w:rPr>
            <w:rFonts w:ascii="Times New Roman" w:eastAsia="Times New Roman" w:hAnsi="Times New Roman" w:cs="Times New Roman"/>
            <w:sz w:val="24"/>
            <w:szCs w:val="24"/>
            <w:lang w:eastAsia="pt-PT"/>
          </w:rPr>
          <w:fldChar w:fldCharType="begin"/>
        </w:r>
        <w:r>
          <w:rPr>
            <w:rFonts w:ascii="Times New Roman" w:eastAsia="Times New Roman" w:hAnsi="Times New Roman" w:cs="Times New Roman"/>
            <w:sz w:val="24"/>
            <w:szCs w:val="24"/>
            <w:lang w:eastAsia="pt-PT"/>
          </w:rPr>
          <w:instrText xml:space="preserve"> HYPERLINK "</w:instrText>
        </w:r>
        <w:r w:rsidRPr="00987209">
          <w:rPr>
            <w:rFonts w:ascii="Times New Roman" w:eastAsia="Times New Roman" w:hAnsi="Times New Roman" w:cs="Times New Roman"/>
            <w:sz w:val="24"/>
            <w:szCs w:val="24"/>
            <w:lang w:eastAsia="pt-PT"/>
          </w:rPr>
          <w:instrText>https://eixos.com.br/hidrogenio/hidrogenio-verde-pode-adicionar-r-615-bi-ao-pib-brasileiro-em-2050-aponta-estudo/?utm_source=</w:instrText>
        </w:r>
        <w:r>
          <w:rPr>
            <w:rFonts w:ascii="Times New Roman" w:eastAsia="Times New Roman" w:hAnsi="Times New Roman" w:cs="Times New Roman"/>
            <w:sz w:val="24"/>
            <w:szCs w:val="24"/>
            <w:lang w:eastAsia="pt-PT"/>
          </w:rPr>
          <w:instrText xml:space="preserve">" </w:instrText>
        </w:r>
        <w:r>
          <w:rPr>
            <w:rFonts w:ascii="Times New Roman" w:eastAsia="Times New Roman" w:hAnsi="Times New Roman" w:cs="Times New Roman"/>
            <w:sz w:val="24"/>
            <w:szCs w:val="24"/>
            <w:lang w:eastAsia="pt-PT"/>
          </w:rPr>
          <w:fldChar w:fldCharType="separate"/>
        </w:r>
        <w:r w:rsidRPr="00212F5C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pt-PT"/>
          </w:rPr>
          <w:t>https://eixos.com.br/hidrogenio/hidrogenio-verde-pode-adicionar-r-615-bi-ao-pib-brasileiro-em-2050-aponta-estudo/?utm_source=</w:t>
        </w:r>
        <w:r>
          <w:rPr>
            <w:rFonts w:ascii="Times New Roman" w:eastAsia="Times New Roman" w:hAnsi="Times New Roman" w:cs="Times New Roman"/>
            <w:sz w:val="24"/>
            <w:szCs w:val="24"/>
            <w:lang w:eastAsia="pt-PT"/>
          </w:rPr>
          <w:fldChar w:fldCharType="end"/>
        </w:r>
      </w:ins>
    </w:p>
    <w:p w14:paraId="00DBF3E5" w14:textId="0C112FDB" w:rsidR="00987209" w:rsidRDefault="00987209" w:rsidP="006451F7">
      <w:pPr>
        <w:spacing w:after="0" w:line="240" w:lineRule="auto"/>
        <w:rPr>
          <w:ins w:id="213" w:author="Júlia Alves" w:date="2025-03-15T13:15:00Z"/>
          <w:rFonts w:ascii="Times New Roman" w:eastAsia="Times New Roman" w:hAnsi="Times New Roman" w:cs="Times New Roman"/>
          <w:sz w:val="24"/>
          <w:szCs w:val="24"/>
          <w:lang w:eastAsia="pt-PT"/>
        </w:rPr>
      </w:pPr>
    </w:p>
    <w:p w14:paraId="0A659797" w14:textId="2E2D1EE2" w:rsidR="00987209" w:rsidRDefault="00987209" w:rsidP="006451F7">
      <w:pPr>
        <w:spacing w:after="0" w:line="240" w:lineRule="auto"/>
        <w:rPr>
          <w:ins w:id="214" w:author="Júlia Alves" w:date="2025-03-15T13:15:00Z"/>
          <w:rFonts w:ascii="Times New Roman" w:eastAsia="Times New Roman" w:hAnsi="Times New Roman" w:cs="Times New Roman"/>
          <w:sz w:val="24"/>
          <w:szCs w:val="24"/>
          <w:lang w:eastAsia="pt-PT"/>
        </w:rPr>
      </w:pPr>
      <w:ins w:id="215" w:author="Júlia Alves" w:date="2025-03-15T13:15:00Z">
        <w:r>
          <w:rPr>
            <w:rFonts w:ascii="Times New Roman" w:eastAsia="Times New Roman" w:hAnsi="Times New Roman" w:cs="Times New Roman"/>
            <w:sz w:val="24"/>
            <w:szCs w:val="24"/>
            <w:lang w:eastAsia="pt-PT"/>
          </w:rPr>
          <w:fldChar w:fldCharType="begin"/>
        </w:r>
        <w:r>
          <w:rPr>
            <w:rFonts w:ascii="Times New Roman" w:eastAsia="Times New Roman" w:hAnsi="Times New Roman" w:cs="Times New Roman"/>
            <w:sz w:val="24"/>
            <w:szCs w:val="24"/>
            <w:lang w:eastAsia="pt-PT"/>
          </w:rPr>
          <w:instrText xml:space="preserve"> HYPERLINK "</w:instrText>
        </w:r>
        <w:r w:rsidRPr="00987209">
          <w:rPr>
            <w:rFonts w:ascii="Times New Roman" w:eastAsia="Times New Roman" w:hAnsi="Times New Roman" w:cs="Times New Roman"/>
            <w:sz w:val="24"/>
            <w:szCs w:val="24"/>
            <w:lang w:eastAsia="pt-PT"/>
          </w:rPr>
          <w:instrText>https://periodicos.newsciencepubl.com/arace/article/download/1810/2285/6708?utm_source=</w:instrText>
        </w:r>
        <w:r>
          <w:rPr>
            <w:rFonts w:ascii="Times New Roman" w:eastAsia="Times New Roman" w:hAnsi="Times New Roman" w:cs="Times New Roman"/>
            <w:sz w:val="24"/>
            <w:szCs w:val="24"/>
            <w:lang w:eastAsia="pt-PT"/>
          </w:rPr>
          <w:instrText xml:space="preserve">" </w:instrText>
        </w:r>
        <w:r>
          <w:rPr>
            <w:rFonts w:ascii="Times New Roman" w:eastAsia="Times New Roman" w:hAnsi="Times New Roman" w:cs="Times New Roman"/>
            <w:sz w:val="24"/>
            <w:szCs w:val="24"/>
            <w:lang w:eastAsia="pt-PT"/>
          </w:rPr>
          <w:fldChar w:fldCharType="separate"/>
        </w:r>
        <w:r w:rsidRPr="00212F5C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pt-PT"/>
          </w:rPr>
          <w:t>https://periodicos.newsciencepubl.com/arace/article/download/1810/2285/6708?utm_source=</w:t>
        </w:r>
        <w:r>
          <w:rPr>
            <w:rFonts w:ascii="Times New Roman" w:eastAsia="Times New Roman" w:hAnsi="Times New Roman" w:cs="Times New Roman"/>
            <w:sz w:val="24"/>
            <w:szCs w:val="24"/>
            <w:lang w:eastAsia="pt-PT"/>
          </w:rPr>
          <w:fldChar w:fldCharType="end"/>
        </w:r>
      </w:ins>
    </w:p>
    <w:p w14:paraId="5F3F65FA" w14:textId="0D05551E" w:rsidR="00987209" w:rsidRDefault="00987209" w:rsidP="006451F7">
      <w:pPr>
        <w:spacing w:after="0" w:line="240" w:lineRule="auto"/>
        <w:rPr>
          <w:ins w:id="216" w:author="Júlia Alves" w:date="2025-03-15T13:15:00Z"/>
          <w:rFonts w:ascii="Times New Roman" w:eastAsia="Times New Roman" w:hAnsi="Times New Roman" w:cs="Times New Roman"/>
          <w:sz w:val="24"/>
          <w:szCs w:val="24"/>
          <w:lang w:eastAsia="pt-PT"/>
        </w:rPr>
      </w:pPr>
    </w:p>
    <w:p w14:paraId="209F2463" w14:textId="210E8043" w:rsidR="00987209" w:rsidRDefault="00C85118" w:rsidP="006451F7">
      <w:pPr>
        <w:spacing w:after="0" w:line="240" w:lineRule="auto"/>
        <w:rPr>
          <w:ins w:id="217" w:author="Júlia Alves" w:date="2025-03-15T14:26:00Z"/>
          <w:rFonts w:ascii="Times New Roman" w:eastAsia="Times New Roman" w:hAnsi="Times New Roman" w:cs="Times New Roman"/>
          <w:sz w:val="24"/>
          <w:szCs w:val="24"/>
          <w:lang w:eastAsia="pt-PT"/>
        </w:rPr>
      </w:pPr>
      <w:ins w:id="218" w:author="Júlia Alves" w:date="2025-03-15T14:26:00Z">
        <w:r>
          <w:rPr>
            <w:rFonts w:ascii="Times New Roman" w:eastAsia="Times New Roman" w:hAnsi="Times New Roman" w:cs="Times New Roman"/>
            <w:sz w:val="24"/>
            <w:szCs w:val="24"/>
            <w:lang w:eastAsia="pt-PT"/>
          </w:rPr>
          <w:fldChar w:fldCharType="begin"/>
        </w:r>
        <w:r>
          <w:rPr>
            <w:rFonts w:ascii="Times New Roman" w:eastAsia="Times New Roman" w:hAnsi="Times New Roman" w:cs="Times New Roman"/>
            <w:sz w:val="24"/>
            <w:szCs w:val="24"/>
            <w:lang w:eastAsia="pt-PT"/>
          </w:rPr>
          <w:instrText xml:space="preserve"> HYPERLINK "</w:instrText>
        </w:r>
        <w:r w:rsidRPr="00C85118">
          <w:rPr>
            <w:rFonts w:ascii="Times New Roman" w:eastAsia="Times New Roman" w:hAnsi="Times New Roman" w:cs="Times New Roman"/>
            <w:sz w:val="24"/>
            <w:szCs w:val="24"/>
            <w:lang w:eastAsia="pt-PT"/>
          </w:rPr>
          <w:instrText>https://www.sciencedirect.com/science/article/abs/pii/S0360319923048735</w:instrText>
        </w:r>
        <w:r>
          <w:rPr>
            <w:rFonts w:ascii="Times New Roman" w:eastAsia="Times New Roman" w:hAnsi="Times New Roman" w:cs="Times New Roman"/>
            <w:sz w:val="24"/>
            <w:szCs w:val="24"/>
            <w:lang w:eastAsia="pt-PT"/>
          </w:rPr>
          <w:instrText xml:space="preserve">" </w:instrText>
        </w:r>
        <w:r>
          <w:rPr>
            <w:rFonts w:ascii="Times New Roman" w:eastAsia="Times New Roman" w:hAnsi="Times New Roman" w:cs="Times New Roman"/>
            <w:sz w:val="24"/>
            <w:szCs w:val="24"/>
            <w:lang w:eastAsia="pt-PT"/>
          </w:rPr>
          <w:fldChar w:fldCharType="separate"/>
        </w:r>
        <w:r w:rsidRPr="00212F5C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pt-PT"/>
          </w:rPr>
          <w:t>https://www.sciencedirect.com/science/article/abs/pii/S0360319923048735</w:t>
        </w:r>
        <w:r>
          <w:rPr>
            <w:rFonts w:ascii="Times New Roman" w:eastAsia="Times New Roman" w:hAnsi="Times New Roman" w:cs="Times New Roman"/>
            <w:sz w:val="24"/>
            <w:szCs w:val="24"/>
            <w:lang w:eastAsia="pt-PT"/>
          </w:rPr>
          <w:fldChar w:fldCharType="end"/>
        </w:r>
      </w:ins>
    </w:p>
    <w:p w14:paraId="536965B6" w14:textId="77777777" w:rsidR="00C85118" w:rsidRPr="009E084F" w:rsidRDefault="00C85118" w:rsidP="006451F7">
      <w:pPr>
        <w:spacing w:after="0" w:line="240" w:lineRule="auto"/>
        <w:rPr>
          <w:ins w:id="219" w:author="Júlia Alves" w:date="2025-03-15T13:00:00Z"/>
          <w:rFonts w:ascii="Times New Roman" w:eastAsia="Times New Roman" w:hAnsi="Times New Roman" w:cs="Times New Roman"/>
          <w:sz w:val="24"/>
          <w:szCs w:val="24"/>
          <w:lang w:eastAsia="pt-PT"/>
          <w:rPrChange w:id="220" w:author="Júlia Alves" w:date="2025-03-15T12:47:00Z">
            <w:rPr>
              <w:ins w:id="221" w:author="Júlia Alves" w:date="2025-03-15T13:00:00Z"/>
              <w:rFonts w:ascii="Times New Roman" w:eastAsia="Times New Roman" w:hAnsi="Times New Roman" w:cs="Times New Roman"/>
              <w:sz w:val="24"/>
              <w:szCs w:val="24"/>
              <w:lang w:val="en-GB" w:eastAsia="pt-PT"/>
            </w:rPr>
          </w:rPrChange>
        </w:rPr>
      </w:pPr>
    </w:p>
    <w:p w14:paraId="00B91E49" w14:textId="77777777" w:rsidR="000D3FAC" w:rsidRPr="009E084F" w:rsidRDefault="000D3FAC" w:rsidP="009902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  <w:rPrChange w:id="222" w:author="Júlia Alves" w:date="2025-03-15T12:47:00Z">
            <w:rPr>
              <w:rFonts w:ascii="Times New Roman" w:eastAsia="Times New Roman" w:hAnsi="Times New Roman" w:cs="Times New Roman"/>
              <w:sz w:val="24"/>
              <w:szCs w:val="24"/>
              <w:lang w:val="en-GB" w:eastAsia="pt-PT"/>
            </w:rPr>
          </w:rPrChange>
        </w:rPr>
      </w:pPr>
    </w:p>
    <w:p w14:paraId="58CB8546" w14:textId="77777777" w:rsidR="00990223" w:rsidRPr="009E084F" w:rsidRDefault="00990223" w:rsidP="009902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  <w:rPrChange w:id="223" w:author="Júlia Alves" w:date="2025-03-15T12:47:00Z">
            <w:rPr>
              <w:rFonts w:ascii="Times New Roman" w:eastAsia="Times New Roman" w:hAnsi="Times New Roman" w:cs="Times New Roman"/>
              <w:sz w:val="24"/>
              <w:szCs w:val="24"/>
              <w:lang w:val="en-GB" w:eastAsia="pt-PT"/>
            </w:rPr>
          </w:rPrChange>
        </w:rPr>
      </w:pPr>
    </w:p>
    <w:p w14:paraId="12C4B576" w14:textId="77777777" w:rsidR="00850BDA" w:rsidRPr="009E084F" w:rsidRDefault="00850BDA">
      <w:pPr>
        <w:rPr>
          <w:rPrChange w:id="224" w:author="Júlia Alves" w:date="2025-03-15T12:47:00Z">
            <w:rPr>
              <w:lang w:val="en-GB"/>
            </w:rPr>
          </w:rPrChange>
        </w:rPr>
      </w:pPr>
    </w:p>
    <w:sectPr w:rsidR="00850BDA" w:rsidRPr="009E084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FA2DC1"/>
    <w:multiLevelType w:val="hybridMultilevel"/>
    <w:tmpl w:val="6234D6EA"/>
    <w:lvl w:ilvl="0" w:tplc="7E7CC0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7BEAD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2EA0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44C5D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51CEE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8986F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A7A21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62C3F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7A03E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Júlia Alves">
    <w15:presenceInfo w15:providerId="None" w15:userId="Júlia Alves"/>
  </w15:person>
  <w15:person w15:author="Haitong Xu">
    <w15:presenceInfo w15:providerId="AD" w15:userId="S::ist400381@tecnico.ulisboa.pt::a647bee8-f6bb-4c68-bead-9ef931c6da2f"/>
  </w15:person>
  <w15:person w15:author="Rita Clemente Torres">
    <w15:presenceInfo w15:providerId="AD" w15:userId="S::ist1105870@tecnico.ulisboa.pt::d19dcaef-3431-4fab-9b00-07bd02c44bf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trackRevisions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MDMwMLcwtLC0MDM1tjRT0lEKTi0uzszPAykwrAUAgYTBNywAAAA="/>
  </w:docVars>
  <w:rsids>
    <w:rsidRoot w:val="00850BDA"/>
    <w:rsid w:val="000D3FAC"/>
    <w:rsid w:val="0016556A"/>
    <w:rsid w:val="00264EAB"/>
    <w:rsid w:val="002A5820"/>
    <w:rsid w:val="002C7454"/>
    <w:rsid w:val="0030010E"/>
    <w:rsid w:val="004301AB"/>
    <w:rsid w:val="00486745"/>
    <w:rsid w:val="004D66F6"/>
    <w:rsid w:val="004F0145"/>
    <w:rsid w:val="00525B0F"/>
    <w:rsid w:val="00540D05"/>
    <w:rsid w:val="0057637D"/>
    <w:rsid w:val="006451F7"/>
    <w:rsid w:val="006B7BBB"/>
    <w:rsid w:val="00774668"/>
    <w:rsid w:val="00776608"/>
    <w:rsid w:val="00822F2D"/>
    <w:rsid w:val="008443E0"/>
    <w:rsid w:val="00850BDA"/>
    <w:rsid w:val="009742C7"/>
    <w:rsid w:val="00987209"/>
    <w:rsid w:val="00990223"/>
    <w:rsid w:val="00996372"/>
    <w:rsid w:val="009E084F"/>
    <w:rsid w:val="009F51CB"/>
    <w:rsid w:val="00A55D15"/>
    <w:rsid w:val="00A91B3A"/>
    <w:rsid w:val="00A97682"/>
    <w:rsid w:val="00C41F55"/>
    <w:rsid w:val="00C85118"/>
    <w:rsid w:val="00CA25CD"/>
    <w:rsid w:val="00CB1A73"/>
    <w:rsid w:val="00D46217"/>
    <w:rsid w:val="00DB52C4"/>
    <w:rsid w:val="00E15401"/>
    <w:rsid w:val="00EF1147"/>
    <w:rsid w:val="00F46BDA"/>
    <w:rsid w:val="00F47C6A"/>
    <w:rsid w:val="18C60896"/>
    <w:rsid w:val="1E356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9133504"/>
  <w15:chartTrackingRefBased/>
  <w15:docId w15:val="{A3776796-5F10-42CC-AED6-FF0439E5D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SimSun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0BD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pt-PT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768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0BD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pt-PT"/>
    </w:rPr>
  </w:style>
  <w:style w:type="character" w:styleId="PlaceholderText">
    <w:name w:val="Placeholder Text"/>
    <w:basedOn w:val="DefaultParagraphFont"/>
    <w:uiPriority w:val="99"/>
    <w:semiHidden/>
    <w:rsid w:val="00850BDA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850BD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0BDA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18C60896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A97682"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A97682"/>
    <w:pPr>
      <w:spacing w:after="0" w:line="240" w:lineRule="auto"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A97682"/>
    <w:rPr>
      <w:rFonts w:asciiTheme="majorHAnsi" w:eastAsiaTheme="majorEastAsia" w:hAnsiTheme="majorHAnsi" w:cstheme="majorBidi"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41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483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2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57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25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205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5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74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70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0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817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83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060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89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76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10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17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047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87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78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501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57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1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80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40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70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83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1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34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2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20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55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70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17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51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35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83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54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06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64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15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05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53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272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47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45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45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43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80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54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81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46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29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39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37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93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09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204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42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88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34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87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76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37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29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80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99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84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88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90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07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26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77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29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99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23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720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93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96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88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401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18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45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97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688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79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87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25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19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99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78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60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00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84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63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8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13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405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83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40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52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6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78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76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47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93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155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30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02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36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12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61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86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16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70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18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13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3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44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63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73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87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05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9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23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37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00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23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07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81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22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92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11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78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13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807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76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92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29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doi.org/10.1093/CE/ZKAF003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doi.org/10.1016/J.ENERGY.2022.125654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hyperlink" Target="https://doi.org/10.3390/EN13030758" TargetMode="External"/><Relationship Id="rId4" Type="http://schemas.openxmlformats.org/officeDocument/2006/relationships/customXml" Target="../customXml/item4.xml"/><Relationship Id="rId9" Type="http://schemas.openxmlformats.org/officeDocument/2006/relationships/hyperlink" Target="https://doi.org/10.4271/2007-01-0014" TargetMode="Externa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6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1090E213-79B4-4AB8-AECB-FB2142B222DC}">
  <we:reference id="wa104382081" version="1.55.1.0" store="en-US" storeType="OMEX"/>
  <we:alternateReferences>
    <we:reference id="wa104382081" version="1.55.1.0" store="en-US" storeType="OMEX"/>
  </we:alternateReferences>
  <we:properties>
    <we:property name="MENDELEY_CITATIONS_STYLE" value="{&quot;id&quot;:&quot;https://www.zotero.org/styles/apa&quot;,&quot;title&quot;:&quot;American Psychological Association 7th edition&quot;,&quot;format&quot;:&quot;author-date&quot;,&quot;defaultLocale&quot;:null,&quot;isLocaleCodeValid&quot;:true}"/>
    <we:property name="MENDELEY_CITATIONS" value="[]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FAC966241BC0644AA10EBCA55972C11" ma:contentTypeVersion="6" ma:contentTypeDescription="Criar um novo documento." ma:contentTypeScope="" ma:versionID="fc0633d1d6d42653a12d51a865e5d5c0">
  <xsd:schema xmlns:xsd="http://www.w3.org/2001/XMLSchema" xmlns:xs="http://www.w3.org/2001/XMLSchema" xmlns:p="http://schemas.microsoft.com/office/2006/metadata/properties" xmlns:ns3="ce00c4e7-8e59-4204-804b-ce97452d654e" targetNamespace="http://schemas.microsoft.com/office/2006/metadata/properties" ma:root="true" ma:fieldsID="778345aff04f6e1d75926a4b14cf9189" ns3:_="">
    <xsd:import namespace="ce00c4e7-8e59-4204-804b-ce97452d654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ObjectDetectorVersion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00c4e7-8e59-4204-804b-ce97452d65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e00c4e7-8e59-4204-804b-ce97452d654e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EBF9BC-5A62-49B7-A41B-6D202DC5FEA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00c4e7-8e59-4204-804b-ce97452d654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CC29833-6470-4F6A-9C89-F36D466E523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3D4E156-2FEC-4FAB-9E45-C023F0DA3A1A}">
  <ds:schemaRefs>
    <ds:schemaRef ds:uri="http://schemas.microsoft.com/office/2006/metadata/properties"/>
    <ds:schemaRef ds:uri="http://schemas.microsoft.com/office/infopath/2007/PartnerControls"/>
    <ds:schemaRef ds:uri="ce00c4e7-8e59-4204-804b-ce97452d654e"/>
  </ds:schemaRefs>
</ds:datastoreItem>
</file>

<file path=customXml/itemProps4.xml><?xml version="1.0" encoding="utf-8"?>
<ds:datastoreItem xmlns:ds="http://schemas.openxmlformats.org/officeDocument/2006/customXml" ds:itemID="{47E7CB7A-4CED-458F-9CCD-540F7CCE5E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1</Pages>
  <Words>3453</Words>
  <Characters>18648</Characters>
  <Application>Microsoft Office Word</Application>
  <DocSecurity>0</DocSecurity>
  <Lines>155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hyvtu juvui</dc:creator>
  <cp:keywords/>
  <dc:description/>
  <cp:lastModifiedBy>Júlia Alves</cp:lastModifiedBy>
  <cp:revision>4</cp:revision>
  <dcterms:created xsi:type="dcterms:W3CDTF">2025-03-15T10:33:00Z</dcterms:created>
  <dcterms:modified xsi:type="dcterms:W3CDTF">2025-03-15T18:11:00Z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0x0101009FAC966241BC0644AA10EBCA55972C11</vt:lpwstr>
  </property>
  <property fmtid="{D5CDD505-2E9C-101B-9397-08002B2CF9AE}" pid="3" name="GrammarlyDocumentId">
    <vt:lpwstr>804d76b85999b9ca309a8c68dc75d6e9c27f6425e9f3aa8f47ce9ecc3cbca02c</vt:lpwstr>
  </property>
</Properties>
</file>